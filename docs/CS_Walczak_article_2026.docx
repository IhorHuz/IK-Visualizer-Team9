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7C87" w14:textId="1DA52B54" w:rsidR="00D54DB4" w:rsidRPr="0062439C" w:rsidRDefault="00BC14E7" w:rsidP="00141A11">
      <w:pPr>
        <w:pStyle w:val="DOP"/>
        <w:tabs>
          <w:tab w:val="left" w:pos="180"/>
          <w:tab w:val="left" w:pos="4050"/>
        </w:tabs>
      </w:pPr>
      <w:r>
        <w:t>TEAM PROJECT</w:t>
      </w:r>
      <w:r w:rsidR="00866299">
        <w:t xml:space="preserve"> - Final Report 202</w:t>
      </w:r>
      <w:r w:rsidR="00141A11">
        <w:t>6</w:t>
      </w:r>
      <w:r>
        <w:t>,</w:t>
      </w:r>
      <w:r w:rsidR="00967599">
        <w:t xml:space="preserve"> Team 9, Computer Science</w:t>
      </w:r>
    </w:p>
    <w:p w14:paraId="575BD46E" w14:textId="5A03DFCE" w:rsidR="00EA5D2D" w:rsidRPr="00084BD2" w:rsidRDefault="0028153A" w:rsidP="00105925">
      <w:pPr>
        <w:pStyle w:val="PaperTitle"/>
      </w:pPr>
      <w:r>
        <w:t>Inverse Kinematics Visualizer</w:t>
      </w:r>
    </w:p>
    <w:p w14:paraId="504F7FEC" w14:textId="6F3EB6C8" w:rsidR="00141A11" w:rsidRPr="0028153A" w:rsidRDefault="00141A11" w:rsidP="005C261D">
      <w:pPr>
        <w:pStyle w:val="PINoSpace"/>
        <w:ind w:firstLine="0"/>
        <w:rPr>
          <w:rFonts w:ascii="Helvetica" w:hAnsi="Helvetica"/>
          <w:b/>
          <w:sz w:val="20"/>
          <w:szCs w:val="20"/>
          <w:vertAlign w:val="superscript"/>
        </w:rPr>
      </w:pPr>
      <w:r w:rsidRPr="00141A11">
        <w:rPr>
          <w:rFonts w:ascii="Helvetica" w:hAnsi="Helvetica"/>
          <w:b/>
          <w:sz w:val="20"/>
          <w:szCs w:val="20"/>
        </w:rPr>
        <w:t>Ihor Huz</w:t>
      </w:r>
      <w:r w:rsidR="0028153A">
        <w:rPr>
          <w:rFonts w:ascii="Helvetica" w:hAnsi="Helvetica"/>
          <w:b/>
          <w:sz w:val="20"/>
          <w:szCs w:val="20"/>
          <w:vertAlign w:val="superscript"/>
        </w:rPr>
        <w:t>1</w:t>
      </w:r>
      <w:r w:rsidRPr="00141A11">
        <w:rPr>
          <w:rFonts w:ascii="Helvetica" w:hAnsi="Helvetica"/>
          <w:b/>
          <w:sz w:val="20"/>
          <w:szCs w:val="20"/>
        </w:rPr>
        <w:t>, Ihor Zhuravchak</w:t>
      </w:r>
      <w:r w:rsidR="0028153A">
        <w:rPr>
          <w:rFonts w:ascii="Helvetica" w:hAnsi="Helvetica"/>
          <w:b/>
          <w:sz w:val="20"/>
          <w:szCs w:val="20"/>
          <w:vertAlign w:val="superscript"/>
        </w:rPr>
        <w:t>1</w:t>
      </w:r>
      <w:r w:rsidRPr="00141A11">
        <w:rPr>
          <w:rFonts w:ascii="Helvetica" w:hAnsi="Helvetica"/>
          <w:b/>
          <w:sz w:val="20"/>
          <w:szCs w:val="20"/>
        </w:rPr>
        <w:t>, Kuba Kałużniak</w:t>
      </w:r>
      <w:r w:rsidR="0028153A">
        <w:rPr>
          <w:rFonts w:ascii="Helvetica" w:hAnsi="Helvetica"/>
          <w:b/>
          <w:sz w:val="20"/>
          <w:szCs w:val="20"/>
          <w:vertAlign w:val="superscript"/>
        </w:rPr>
        <w:t>1</w:t>
      </w:r>
      <w:r w:rsidRPr="00141A11">
        <w:rPr>
          <w:rFonts w:ascii="Helvetica" w:hAnsi="Helvetica"/>
          <w:b/>
          <w:sz w:val="20"/>
          <w:szCs w:val="20"/>
        </w:rPr>
        <w:t>, H</w:t>
      </w:r>
      <w:r w:rsidR="009F77E4">
        <w:rPr>
          <w:rFonts w:ascii="Helvetica" w:hAnsi="Helvetica"/>
          <w:b/>
          <w:sz w:val="20"/>
          <w:szCs w:val="20"/>
        </w:rPr>
        <w:t>li</w:t>
      </w:r>
      <w:r w:rsidRPr="00141A11">
        <w:rPr>
          <w:rFonts w:ascii="Helvetica" w:hAnsi="Helvetica"/>
          <w:b/>
          <w:sz w:val="20"/>
          <w:szCs w:val="20"/>
        </w:rPr>
        <w:t>b Bokatov</w:t>
      </w:r>
      <w:r w:rsidR="0028153A">
        <w:rPr>
          <w:rFonts w:ascii="Helvetica" w:hAnsi="Helvetica"/>
          <w:b/>
          <w:sz w:val="20"/>
          <w:szCs w:val="20"/>
          <w:vertAlign w:val="superscript"/>
        </w:rPr>
        <w:t>1</w:t>
      </w:r>
      <w:r w:rsidRPr="00141A11">
        <w:rPr>
          <w:rFonts w:ascii="Helvetica" w:hAnsi="Helvetica"/>
          <w:b/>
          <w:sz w:val="20"/>
          <w:szCs w:val="20"/>
        </w:rPr>
        <w:t xml:space="preserve">, </w:t>
      </w:r>
      <w:proofErr w:type="spellStart"/>
      <w:r w:rsidRPr="00141A11">
        <w:rPr>
          <w:rFonts w:ascii="Helvetica" w:hAnsi="Helvetica"/>
          <w:b/>
          <w:sz w:val="20"/>
          <w:szCs w:val="20"/>
        </w:rPr>
        <w:t>Moamen</w:t>
      </w:r>
      <w:proofErr w:type="spellEnd"/>
      <w:r w:rsidRPr="00141A11">
        <w:rPr>
          <w:rFonts w:ascii="Helvetica" w:hAnsi="Helvetica"/>
          <w:b/>
          <w:sz w:val="20"/>
          <w:szCs w:val="20"/>
        </w:rPr>
        <w:t xml:space="preserve"> Salem</w:t>
      </w:r>
      <w:r w:rsidR="0028153A">
        <w:rPr>
          <w:rFonts w:ascii="Helvetica" w:hAnsi="Helvetica"/>
          <w:b/>
          <w:sz w:val="20"/>
          <w:szCs w:val="20"/>
          <w:vertAlign w:val="superscript"/>
        </w:rPr>
        <w:t>1</w:t>
      </w:r>
      <w:r w:rsidRPr="00141A11">
        <w:rPr>
          <w:rFonts w:ascii="Helvetica" w:hAnsi="Helvetica"/>
          <w:b/>
          <w:sz w:val="20"/>
          <w:szCs w:val="20"/>
        </w:rPr>
        <w:t>, Anas Abdellatif</w:t>
      </w:r>
      <w:r w:rsidR="0028153A">
        <w:rPr>
          <w:rFonts w:ascii="Helvetica" w:hAnsi="Helvetica"/>
          <w:b/>
          <w:sz w:val="20"/>
          <w:szCs w:val="20"/>
          <w:vertAlign w:val="superscript"/>
        </w:rPr>
        <w:t>1</w:t>
      </w:r>
    </w:p>
    <w:p w14:paraId="00482ED2" w14:textId="77777777" w:rsidR="00141A11" w:rsidRDefault="00141A11" w:rsidP="005C261D">
      <w:pPr>
        <w:pStyle w:val="PINoSpace"/>
        <w:ind w:firstLine="0"/>
        <w:rPr>
          <w:rFonts w:ascii="Helvetica" w:hAnsi="Helvetica"/>
          <w:b/>
          <w:sz w:val="20"/>
          <w:szCs w:val="20"/>
        </w:rPr>
      </w:pPr>
    </w:p>
    <w:p w14:paraId="5D3A28B7" w14:textId="44035E8F" w:rsidR="00084BD2" w:rsidRPr="0028153A" w:rsidRDefault="005C261D" w:rsidP="005C261D">
      <w:pPr>
        <w:pStyle w:val="PINoSpace"/>
        <w:ind w:firstLine="0"/>
        <w:rPr>
          <w:sz w:val="14"/>
          <w:szCs w:val="14"/>
        </w:rPr>
      </w:pPr>
      <w:r w:rsidRPr="0028153A">
        <w:rPr>
          <w:sz w:val="14"/>
          <w:szCs w:val="14"/>
          <w:vertAlign w:val="superscript"/>
        </w:rPr>
        <w:t>1</w:t>
      </w:r>
      <w:r w:rsidR="004B3FB8" w:rsidRPr="0028153A">
        <w:rPr>
          <w:sz w:val="14"/>
          <w:szCs w:val="14"/>
        </w:rPr>
        <w:t xml:space="preserve">Lodz University of Technology, International Faculty of Engineering, Lodz, Poland </w:t>
      </w:r>
    </w:p>
    <w:p w14:paraId="6621D8C1" w14:textId="410CAEEB" w:rsidR="005C261D" w:rsidRPr="0028153A" w:rsidRDefault="00244B7A" w:rsidP="005C261D">
      <w:pPr>
        <w:pStyle w:val="PI"/>
        <w:spacing w:before="100" w:after="100"/>
        <w:ind w:right="1598" w:firstLine="0"/>
        <w:rPr>
          <w:szCs w:val="15"/>
        </w:rPr>
      </w:pPr>
      <w:r w:rsidRPr="0028153A">
        <w:rPr>
          <w:szCs w:val="15"/>
        </w:rPr>
        <w:t>Supervisor</w:t>
      </w:r>
      <w:r w:rsidR="005C261D" w:rsidRPr="0028153A">
        <w:rPr>
          <w:szCs w:val="15"/>
        </w:rPr>
        <w:t xml:space="preserve">: </w:t>
      </w:r>
      <w:r w:rsidR="000302B0" w:rsidRPr="0028153A">
        <w:rPr>
          <w:szCs w:val="15"/>
        </w:rPr>
        <w:t>Natalia Walczak (e-mail:</w:t>
      </w:r>
      <w:r w:rsidR="005C261D" w:rsidRPr="0028153A">
        <w:rPr>
          <w:szCs w:val="15"/>
        </w:rPr>
        <w:t xml:space="preserve"> </w:t>
      </w:r>
      <w:r w:rsidR="00141A11" w:rsidRPr="0028153A">
        <w:rPr>
          <w:szCs w:val="15"/>
        </w:rPr>
        <w:t>natalia.walczak.1@p.lodz.pl</w:t>
      </w:r>
      <w:r w:rsidR="000302B0" w:rsidRPr="0028153A">
        <w:rPr>
          <w:szCs w:val="15"/>
        </w:rPr>
        <w:t>)</w:t>
      </w:r>
    </w:p>
    <w:p w14:paraId="356BBAF1" w14:textId="77777777" w:rsidR="00D44AB6" w:rsidRDefault="00D44AB6" w:rsidP="005C261D">
      <w:pPr>
        <w:pStyle w:val="PI"/>
        <w:spacing w:before="100" w:after="100"/>
        <w:ind w:right="1598" w:firstLine="0"/>
      </w:pPr>
    </w:p>
    <w:p w14:paraId="4CC442C4" w14:textId="299381FC" w:rsidR="0028153A" w:rsidRDefault="0028153A" w:rsidP="3D1006CB">
      <w:pPr>
        <w:pBdr>
          <w:top w:val="single" w:sz="4" w:space="0" w:color="1F3864"/>
          <w:bottom w:val="single" w:sz="4" w:space="0" w:color="1F3864"/>
        </w:pBdr>
        <w:spacing w:before="80" w:after="80"/>
        <w:jc w:val="both"/>
        <w:rPr>
          <w:sz w:val="18"/>
          <w:szCs w:val="18"/>
        </w:rPr>
      </w:pPr>
      <w:r w:rsidRPr="3D1006CB">
        <w:rPr>
          <w:rStyle w:val="H5CharChar"/>
          <w:sz w:val="20"/>
          <w:szCs w:val="20"/>
        </w:rPr>
        <w:t>ABSTRACT</w:t>
      </w:r>
      <w:r w:rsidRPr="3D1006CB">
        <w:rPr>
          <w:b/>
          <w:bCs/>
          <w:sz w:val="18"/>
          <w:szCs w:val="18"/>
        </w:rPr>
        <w:t xml:space="preserve"> </w:t>
      </w:r>
      <w:r w:rsidRPr="3D1006CB">
        <w:rPr>
          <w:sz w:val="18"/>
          <w:szCs w:val="18"/>
        </w:rPr>
        <w:t xml:space="preserve">This report documents the development of an interactive Inverse Kinematics (IK) </w:t>
      </w:r>
      <w:r w:rsidR="004A0EE6" w:rsidRPr="3D1006CB">
        <w:rPr>
          <w:sz w:val="18"/>
          <w:szCs w:val="18"/>
        </w:rPr>
        <w:t>Visualizer</w:t>
      </w:r>
      <w:r w:rsidR="00BC4CD2">
        <w:rPr>
          <w:sz w:val="18"/>
          <w:szCs w:val="18"/>
        </w:rPr>
        <w:t>,</w:t>
      </w:r>
      <w:r w:rsidR="004A0EE6" w:rsidRPr="3D1006CB">
        <w:rPr>
          <w:sz w:val="18"/>
          <w:szCs w:val="18"/>
        </w:rPr>
        <w:t xml:space="preserve"> a</w:t>
      </w:r>
      <w:r w:rsidRPr="3D1006CB">
        <w:rPr>
          <w:sz w:val="18"/>
          <w:szCs w:val="18"/>
        </w:rPr>
        <w:t xml:space="preserve"> tool that lets users see and manipulate a simulated 6-joint robotic arm in real time, observing how different IK algorithms solve the problem of positioning the arm's end-effector. The system is built on a Godot Engine frontend connected to a Python math backend via </w:t>
      </w:r>
      <w:r w:rsidR="00497FAC" w:rsidRPr="3D1006CB">
        <w:rPr>
          <w:sz w:val="18"/>
          <w:szCs w:val="18"/>
        </w:rPr>
        <w:t>UDP</w:t>
      </w:r>
      <w:r w:rsidRPr="3D1006CB">
        <w:rPr>
          <w:sz w:val="18"/>
          <w:szCs w:val="18"/>
        </w:rPr>
        <w:t xml:space="preserve"> socket. Development passed through theoretical groundwork, a </w:t>
      </w:r>
      <w:r w:rsidR="004A0EE6" w:rsidRPr="3D1006CB">
        <w:rPr>
          <w:sz w:val="18"/>
          <w:szCs w:val="18"/>
        </w:rPr>
        <w:t>working 2D prototype, 3D scene assembly, and 3D solver</w:t>
      </w:r>
      <w:r w:rsidRPr="3D1006CB">
        <w:rPr>
          <w:sz w:val="18"/>
          <w:szCs w:val="18"/>
        </w:rPr>
        <w:t xml:space="preserve"> for an unconstrained stick arm and </w:t>
      </w:r>
      <w:r>
        <w:br/>
      </w:r>
      <w:r w:rsidRPr="3D1006CB">
        <w:rPr>
          <w:sz w:val="18"/>
          <w:szCs w:val="18"/>
        </w:rPr>
        <w:t xml:space="preserve">a </w:t>
      </w:r>
      <w:r w:rsidR="006C28CF" w:rsidRPr="006C28CF">
        <w:rPr>
          <w:sz w:val="18"/>
          <w:szCs w:val="18"/>
        </w:rPr>
        <w:t>constrained robotic arm. Performance evaluation was conducted by measuring per-step solve time and the number of frames required to reach several target positions. Results showed that FABRIK converges fastest but with the highest computational cost, Jacobian Damped Least Squares offers the lowest per-step cost but requires the most iterations, and CCD provides an intermediate trade-off consistent with the theoretical properties of each method.</w:t>
      </w:r>
    </w:p>
    <w:p w14:paraId="25E1E6C9" w14:textId="317DB8CD" w:rsidR="000B068D" w:rsidRPr="000B068D" w:rsidRDefault="00C73496" w:rsidP="000B068D">
      <w:pPr>
        <w:pStyle w:val="Abstract"/>
        <w:spacing w:after="0"/>
        <w:ind w:right="-25"/>
        <w:rPr>
          <w:lang w:val="en-GB"/>
        </w:rPr>
      </w:pPr>
      <w:r>
        <w:rPr>
          <w:rStyle w:val="H5CharChar"/>
        </w:rPr>
        <w:t>KEYWORDS</w:t>
      </w:r>
      <w:r w:rsidR="0028153A">
        <w:rPr>
          <w:rStyle w:val="H5CharChar"/>
        </w:rPr>
        <w:t xml:space="preserve"> </w:t>
      </w:r>
      <w:r w:rsidR="0028153A" w:rsidRPr="000B068D">
        <w:rPr>
          <w:lang w:val="en-GB"/>
        </w:rPr>
        <w:t>CCD, Damped Least Squares, FABRIK, Godot Engine,</w:t>
      </w:r>
      <w:r>
        <w:rPr>
          <w:rStyle w:val="H5CharChar"/>
        </w:rPr>
        <w:t xml:space="preserve"> </w:t>
      </w:r>
      <w:proofErr w:type="gramStart"/>
      <w:r w:rsidR="000B068D" w:rsidRPr="000B068D">
        <w:rPr>
          <w:lang w:val="en-GB"/>
        </w:rPr>
        <w:t>inverse kinematics</w:t>
      </w:r>
      <w:proofErr w:type="gramEnd"/>
      <w:r w:rsidR="000B068D" w:rsidRPr="000B068D">
        <w:rPr>
          <w:lang w:val="en-GB"/>
        </w:rPr>
        <w:t xml:space="preserve">, Jacobian </w:t>
      </w:r>
      <w:proofErr w:type="gramStart"/>
      <w:r w:rsidR="000B068D" w:rsidRPr="000B068D">
        <w:rPr>
          <w:lang w:val="en-GB"/>
        </w:rPr>
        <w:t>matrix</w:t>
      </w:r>
      <w:proofErr w:type="gramEnd"/>
      <w:r w:rsidR="000B068D" w:rsidRPr="000B068D">
        <w:rPr>
          <w:lang w:val="en-GB"/>
        </w:rPr>
        <w:t>, Python, robotic arm simulation</w:t>
      </w:r>
    </w:p>
    <w:p w14:paraId="06B3928B" w14:textId="77777777" w:rsidR="000B068D" w:rsidRDefault="000B068D" w:rsidP="000B068D">
      <w:pPr>
        <w:pStyle w:val="Abstract"/>
        <w:spacing w:after="0"/>
        <w:ind w:right="-25"/>
        <w:rPr>
          <w:lang w:val="en-GB"/>
        </w:rPr>
      </w:pPr>
    </w:p>
    <w:p w14:paraId="25501984" w14:textId="4A3AA464" w:rsidR="000B068D" w:rsidRPr="00141A11" w:rsidRDefault="000B068D" w:rsidP="000B068D">
      <w:pPr>
        <w:pStyle w:val="Abstract"/>
        <w:spacing w:after="0"/>
        <w:ind w:right="-25"/>
        <w:rPr>
          <w:lang w:val="en-GB"/>
        </w:rPr>
        <w:sectPr w:rsidR="000B068D" w:rsidRPr="00141A11" w:rsidSect="00422716">
          <w:headerReference w:type="default" r:id="rId8"/>
          <w:footerReference w:type="default" r:id="rId9"/>
          <w:pgSz w:w="11520" w:h="15660" w:code="1"/>
          <w:pgMar w:top="1280" w:right="740" w:bottom="1040" w:left="740" w:header="360" w:footer="500" w:gutter="0"/>
          <w:cols w:space="720"/>
          <w:docGrid w:linePitch="360"/>
        </w:sectPr>
      </w:pPr>
    </w:p>
    <w:p w14:paraId="0CEFA1F7" w14:textId="4F89A02C" w:rsidR="00D828C6" w:rsidRPr="005C3955" w:rsidRDefault="00D828C6" w:rsidP="00555F01">
      <w:pPr>
        <w:pStyle w:val="H1NoSpace"/>
      </w:pPr>
      <w:r>
        <w:t>I.</w:t>
      </w:r>
      <w:r w:rsidR="005E1970" w:rsidRPr="3D1006CB">
        <w:rPr>
          <w:rFonts w:ascii="MS Gothic" w:eastAsia="MS Gothic" w:hAnsi="MS Gothic" w:cs="MS Gothic"/>
        </w:rPr>
        <w:t> </w:t>
      </w:r>
      <w:r>
        <w:t>INTRODUCTION</w:t>
      </w:r>
    </w:p>
    <w:p w14:paraId="53F219EF" w14:textId="5FB4A830" w:rsidR="000B068D" w:rsidRPr="0028153A" w:rsidRDefault="000B068D" w:rsidP="000B068D">
      <w:pPr>
        <w:spacing w:before="160" w:after="80"/>
        <w:rPr>
          <w:rFonts w:ascii="Helvetica" w:hAnsi="Helvetica" w:cs="Helvetica"/>
          <w:i/>
          <w:iCs/>
          <w:color w:val="58595B"/>
          <w:sz w:val="18"/>
          <w:szCs w:val="18"/>
        </w:rPr>
      </w:pPr>
      <w:r w:rsidRPr="0028153A">
        <w:rPr>
          <w:rFonts w:ascii="Helvetica" w:hAnsi="Helvetica" w:cs="Helvetica"/>
          <w:b/>
          <w:bCs/>
          <w:i/>
          <w:iCs/>
          <w:color w:val="58595B"/>
          <w:sz w:val="18"/>
          <w:szCs w:val="18"/>
        </w:rPr>
        <w:t xml:space="preserve">A.  </w:t>
      </w:r>
      <w:r w:rsidR="0028153A">
        <w:rPr>
          <w:rFonts w:ascii="Helvetica" w:hAnsi="Helvetica" w:cs="Helvetica"/>
          <w:b/>
          <w:bCs/>
          <w:i/>
          <w:iCs/>
          <w:color w:val="58595B"/>
          <w:sz w:val="18"/>
          <w:szCs w:val="18"/>
        </w:rPr>
        <w:t>BACKGROUND</w:t>
      </w:r>
    </w:p>
    <w:p w14:paraId="09D9B9E6" w14:textId="3CC45314" w:rsidR="000B068D" w:rsidRDefault="000B068D" w:rsidP="00967599">
      <w:pPr>
        <w:spacing w:before="100" w:after="100"/>
        <w:jc w:val="both"/>
      </w:pPr>
      <w:r>
        <w:rPr>
          <w:sz w:val="20"/>
          <w:szCs w:val="20"/>
        </w:rPr>
        <w:t>Inverse kinematics is the problem of finding joint angles that place a robot arm's endpoint at a desired position</w:t>
      </w:r>
      <w:r w:rsidR="007C5254">
        <w:rPr>
          <w:sz w:val="20"/>
          <w:szCs w:val="20"/>
        </w:rPr>
        <w:t xml:space="preserve"> </w:t>
      </w:r>
      <w:r w:rsidR="00BF2AA8">
        <w:rPr>
          <w:sz w:val="20"/>
          <w:szCs w:val="20"/>
        </w:rPr>
        <w:t>[1]</w:t>
      </w:r>
      <w:r>
        <w:rPr>
          <w:sz w:val="20"/>
          <w:szCs w:val="20"/>
        </w:rPr>
        <w:t xml:space="preserve">. </w:t>
      </w:r>
      <w:r w:rsidR="00967599">
        <w:rPr>
          <w:sz w:val="20"/>
          <w:szCs w:val="20"/>
        </w:rPr>
        <w:br/>
      </w:r>
      <w:r>
        <w:rPr>
          <w:sz w:val="20"/>
          <w:szCs w:val="20"/>
        </w:rPr>
        <w:t xml:space="preserve">It appears in robotics, animation, and game </w:t>
      </w:r>
      <w:r w:rsidR="004A0EE6">
        <w:rPr>
          <w:sz w:val="20"/>
          <w:szCs w:val="20"/>
        </w:rPr>
        <w:t xml:space="preserve">engines </w:t>
      </w:r>
      <w:proofErr w:type="gramStart"/>
      <w:r w:rsidR="004A0EE6">
        <w:rPr>
          <w:sz w:val="20"/>
          <w:szCs w:val="20"/>
        </w:rPr>
        <w:t>anywhere</w:t>
      </w:r>
      <w:proofErr w:type="gramEnd"/>
      <w:r>
        <w:rPr>
          <w:sz w:val="20"/>
          <w:szCs w:val="20"/>
        </w:rPr>
        <w:t xml:space="preserve"> a chain of connected segments must reach </w:t>
      </w:r>
      <w:r w:rsidR="00967599">
        <w:rPr>
          <w:sz w:val="20"/>
          <w:szCs w:val="20"/>
        </w:rPr>
        <w:br/>
      </w:r>
      <w:r>
        <w:rPr>
          <w:sz w:val="20"/>
          <w:szCs w:val="20"/>
        </w:rPr>
        <w:t>a target</w:t>
      </w:r>
      <w:r w:rsidR="00BF2AA8">
        <w:rPr>
          <w:sz w:val="20"/>
          <w:szCs w:val="20"/>
        </w:rPr>
        <w:t xml:space="preserve"> [2]</w:t>
      </w:r>
      <w:r>
        <w:rPr>
          <w:sz w:val="20"/>
          <w:szCs w:val="20"/>
        </w:rPr>
        <w:t xml:space="preserve">. Unlike forward kinematics, where you set angles and compute where the tip ends up, inverse kinematics works backwards: you know where you want the tip to </w:t>
      </w:r>
      <w:r w:rsidR="004A0EE6">
        <w:rPr>
          <w:sz w:val="20"/>
          <w:szCs w:val="20"/>
        </w:rPr>
        <w:t>be and</w:t>
      </w:r>
      <w:r>
        <w:rPr>
          <w:sz w:val="20"/>
          <w:szCs w:val="20"/>
        </w:rPr>
        <w:t xml:space="preserve"> must figure out how to get there. There is rarely a single clean solution, and the mathematics can become unstable near certain arm configurations called singularities</w:t>
      </w:r>
      <w:r w:rsidR="00B67865">
        <w:rPr>
          <w:sz w:val="20"/>
          <w:szCs w:val="20"/>
        </w:rPr>
        <w:t xml:space="preserve"> [3]</w:t>
      </w:r>
      <w:r>
        <w:rPr>
          <w:sz w:val="20"/>
          <w:szCs w:val="20"/>
        </w:rPr>
        <w:t>.</w:t>
      </w:r>
      <w:r w:rsidR="00B67865">
        <w:rPr>
          <w:sz w:val="20"/>
          <w:szCs w:val="20"/>
        </w:rPr>
        <w:t xml:space="preserve"> </w:t>
      </w:r>
      <w:r w:rsidR="00B67865" w:rsidRPr="00B67865">
        <w:rPr>
          <w:sz w:val="20"/>
          <w:szCs w:val="20"/>
        </w:rPr>
        <w:t>In moving from continuous physical motion to digital simulation, these mathematical models often require simplification to balance computational efficiency with the fidelity of the control signals [</w:t>
      </w:r>
      <w:r w:rsidR="00B67865">
        <w:rPr>
          <w:sz w:val="20"/>
          <w:szCs w:val="20"/>
        </w:rPr>
        <w:t>4</w:t>
      </w:r>
      <w:r w:rsidR="00B67865" w:rsidRPr="00B67865">
        <w:rPr>
          <w:sz w:val="20"/>
          <w:szCs w:val="20"/>
        </w:rPr>
        <w:t>].</w:t>
      </w:r>
    </w:p>
    <w:p w14:paraId="53181D51" w14:textId="686B53B1" w:rsidR="000B068D" w:rsidRDefault="000B068D" w:rsidP="3D1006CB">
      <w:pPr>
        <w:spacing w:before="100" w:after="100"/>
        <w:jc w:val="both"/>
        <w:rPr>
          <w:del w:id="0" w:author="Natalia Walczak I24" w:date="2026-06-18T14:08:00Z"/>
        </w:rPr>
      </w:pPr>
      <w:r w:rsidRPr="3D1006CB">
        <w:rPr>
          <w:sz w:val="20"/>
          <w:szCs w:val="20"/>
        </w:rPr>
        <w:t>For students encountering this topic for the first time, the subject is notoriously difficult to grasp from equations alone. Our project builds a real-time, interactive visualizer to make the behavior of different algorithms visible and comparable</w:t>
      </w:r>
      <w:r w:rsidR="005728D0">
        <w:rPr>
          <w:sz w:val="20"/>
          <w:szCs w:val="20"/>
        </w:rPr>
        <w:t xml:space="preserve"> [5</w:t>
      </w:r>
      <w:r w:rsidR="0039182A">
        <w:rPr>
          <w:sz w:val="20"/>
          <w:szCs w:val="20"/>
        </w:rPr>
        <w:t xml:space="preserve">, 6, 7, 8, </w:t>
      </w:r>
      <w:r w:rsidR="005728D0">
        <w:rPr>
          <w:sz w:val="20"/>
          <w:szCs w:val="20"/>
        </w:rPr>
        <w:t>9]</w:t>
      </w:r>
      <w:r w:rsidRPr="3D1006CB">
        <w:rPr>
          <w:sz w:val="20"/>
          <w:szCs w:val="20"/>
        </w:rPr>
        <w:t>.</w:t>
      </w:r>
    </w:p>
    <w:p w14:paraId="7AF4B1C4" w14:textId="4A61C175" w:rsidR="000B068D" w:rsidRPr="0028153A" w:rsidRDefault="000B068D" w:rsidP="00967599">
      <w:pPr>
        <w:spacing w:before="160" w:after="80"/>
        <w:jc w:val="both"/>
        <w:rPr>
          <w:rFonts w:ascii="Helvetica" w:hAnsi="Helvetica" w:cs="Helvetica"/>
          <w:i/>
          <w:iCs/>
          <w:color w:val="58595B"/>
          <w:sz w:val="18"/>
          <w:szCs w:val="18"/>
        </w:rPr>
      </w:pPr>
      <w:r w:rsidRPr="0028153A">
        <w:rPr>
          <w:rFonts w:ascii="Helvetica" w:hAnsi="Helvetica" w:cs="Helvetica"/>
          <w:b/>
          <w:bCs/>
          <w:i/>
          <w:iCs/>
          <w:color w:val="58595B"/>
          <w:sz w:val="18"/>
          <w:szCs w:val="18"/>
        </w:rPr>
        <w:t xml:space="preserve">B.  </w:t>
      </w:r>
      <w:r w:rsidR="0028153A">
        <w:rPr>
          <w:rFonts w:ascii="Helvetica" w:hAnsi="Helvetica" w:cs="Helvetica"/>
          <w:b/>
          <w:bCs/>
          <w:i/>
          <w:iCs/>
          <w:color w:val="58595B"/>
          <w:sz w:val="18"/>
          <w:szCs w:val="18"/>
        </w:rPr>
        <w:t>PROBLEM STATEMENT</w:t>
      </w:r>
    </w:p>
    <w:p w14:paraId="1854AA50" w14:textId="784B8F4D" w:rsidR="000B068D" w:rsidRDefault="000B068D" w:rsidP="00967599">
      <w:pPr>
        <w:spacing w:before="100" w:after="100"/>
        <w:jc w:val="both"/>
      </w:pPr>
      <w:r>
        <w:rPr>
          <w:sz w:val="20"/>
          <w:szCs w:val="20"/>
        </w:rPr>
        <w:t xml:space="preserve">There is no widely available, interactive tool that lets </w:t>
      </w:r>
      <w:r w:rsidR="00967599">
        <w:rPr>
          <w:sz w:val="20"/>
          <w:szCs w:val="20"/>
        </w:rPr>
        <w:br/>
      </w:r>
      <w:r>
        <w:rPr>
          <w:sz w:val="20"/>
          <w:szCs w:val="20"/>
        </w:rPr>
        <w:t xml:space="preserve">a student switch between IK algorithms on the same arm and observe the qualitative differences in how each one </w:t>
      </w:r>
      <w:r w:rsidR="004A0EE6">
        <w:rPr>
          <w:sz w:val="20"/>
          <w:szCs w:val="20"/>
        </w:rPr>
        <w:t>moves not</w:t>
      </w:r>
      <w:r>
        <w:rPr>
          <w:sz w:val="20"/>
          <w:szCs w:val="20"/>
        </w:rPr>
        <w:t xml:space="preserve"> just whether it reaches the target, but how. Textbooks describe these differences in theory; our tool aims to show them in practice.</w:t>
      </w:r>
    </w:p>
    <w:p w14:paraId="4CA2B044" w14:textId="6FB68FE6" w:rsidR="00C73496" w:rsidRPr="005C3955" w:rsidRDefault="00C73496" w:rsidP="00967599">
      <w:pPr>
        <w:pStyle w:val="PARAIndent"/>
      </w:pPr>
    </w:p>
    <w:p w14:paraId="761C4D31" w14:textId="5F7C9024" w:rsidR="00E91452" w:rsidRPr="00E91452" w:rsidRDefault="00E91452" w:rsidP="00967599">
      <w:pPr>
        <w:pStyle w:val="H1NoSpace"/>
        <w:jc w:val="both"/>
      </w:pPr>
      <w:r>
        <w:t>II</w:t>
      </w:r>
      <w:r w:rsidRPr="005C3955">
        <w:t>.</w:t>
      </w:r>
      <w:r>
        <w:rPr>
          <w:rFonts w:ascii="MS Gothic" w:eastAsia="MS Gothic" w:hAnsi="MS Gothic" w:cs="MS Gothic"/>
        </w:rPr>
        <w:t> </w:t>
      </w:r>
      <w:r w:rsidR="00356577" w:rsidRPr="00356577">
        <w:t xml:space="preserve"> IDEA FINDING</w:t>
      </w:r>
      <w:r w:rsidR="00356577">
        <w:t xml:space="preserve"> </w:t>
      </w:r>
    </w:p>
    <w:p w14:paraId="0EF74412" w14:textId="3C6725B7" w:rsidR="00967599" w:rsidRDefault="00141A11" w:rsidP="00967599">
      <w:pPr>
        <w:jc w:val="both"/>
        <w:rPr>
          <w:sz w:val="20"/>
          <w:szCs w:val="20"/>
        </w:rPr>
      </w:pPr>
      <w:r w:rsidRPr="00141A11">
        <w:rPr>
          <w:sz w:val="20"/>
          <w:szCs w:val="20"/>
        </w:rPr>
        <w:t xml:space="preserve">Before starting the implementation, the team studied the most common inverse kinematics methods. We focused on </w:t>
      </w:r>
      <w:r w:rsidRPr="00141A11">
        <w:rPr>
          <w:sz w:val="20"/>
          <w:szCs w:val="20"/>
        </w:rPr>
        <w:t>numerical approaches because they can be applied to a wide variety of robotic structures.</w:t>
      </w:r>
    </w:p>
    <w:p w14:paraId="4A55FBDB" w14:textId="7AECE751" w:rsidR="00967599" w:rsidRDefault="00141A11" w:rsidP="00967599">
      <w:pPr>
        <w:jc w:val="both"/>
        <w:rPr>
          <w:sz w:val="20"/>
          <w:szCs w:val="20"/>
        </w:rPr>
      </w:pPr>
      <w:r w:rsidRPr="00141A11">
        <w:rPr>
          <w:sz w:val="20"/>
          <w:szCs w:val="20"/>
        </w:rPr>
        <w:br/>
        <w:t xml:space="preserve">The main algorithms selected for the project were CCD (Cyclic Coordinate Descent), FABRIK (Forward </w:t>
      </w:r>
      <w:r>
        <w:rPr>
          <w:sz w:val="20"/>
          <w:szCs w:val="20"/>
        </w:rPr>
        <w:t>a</w:t>
      </w:r>
      <w:r w:rsidRPr="00141A11">
        <w:rPr>
          <w:sz w:val="20"/>
          <w:szCs w:val="20"/>
        </w:rPr>
        <w:t>nd Backward Reaching Inverse Kinematics), and Jacobian Damped Least Squares (DLS). Each algorithm has different advantages and disadvantages. CCD is simple and reliable, FABRIK usually produces smooth movements, and Jacobian DLS can generate natural-looking motion when properly configured.</w:t>
      </w:r>
    </w:p>
    <w:p w14:paraId="648D5C45" w14:textId="4D0C3219" w:rsidR="00141A11" w:rsidRPr="00141A11" w:rsidRDefault="00141A11" w:rsidP="00967599">
      <w:pPr>
        <w:jc w:val="both"/>
        <w:rPr>
          <w:sz w:val="20"/>
          <w:szCs w:val="20"/>
        </w:rPr>
      </w:pPr>
      <w:r w:rsidRPr="00141A11">
        <w:rPr>
          <w:sz w:val="20"/>
          <w:szCs w:val="20"/>
        </w:rPr>
        <w:br/>
        <w:t>To make comparisons easier, we decided to implement all algorithms within the same application so users can observe the differences directly.</w:t>
      </w:r>
    </w:p>
    <w:p w14:paraId="7A54AA89" w14:textId="67EAD833" w:rsidR="00141A11" w:rsidRDefault="00000000" w:rsidP="00967599">
      <w:pPr>
        <w:pStyle w:val="PARA"/>
      </w:pPr>
      <w:r>
        <w:rPr>
          <w:noProof/>
          <w:sz w:val="24"/>
          <w:szCs w:val="24"/>
        </w:rPr>
        <w:pict w14:anchorId="45BEF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260.6pt;margin-top:446.25pt;width:142.6pt;height:171.75pt;z-index:1;mso-wrap-edited:f;mso-position-horizontal-relative:margin;mso-position-vertical-relative:margin">
            <v:imagedata r:id="rId10" o:title=""/>
            <v:shadow on="t"/>
            <w10:wrap type="square" anchorx="margin" anchory="margin"/>
          </v:shape>
        </w:pict>
      </w:r>
    </w:p>
    <w:p w14:paraId="6C66A156" w14:textId="5EE1EF7E" w:rsidR="00141A11" w:rsidRDefault="00141A11" w:rsidP="00967599">
      <w:pPr>
        <w:pStyle w:val="PARA"/>
      </w:pPr>
    </w:p>
    <w:p w14:paraId="6CB70182" w14:textId="77777777" w:rsidR="003F71D6" w:rsidRDefault="003F71D6" w:rsidP="00967599">
      <w:pPr>
        <w:pStyle w:val="PARA"/>
      </w:pPr>
    </w:p>
    <w:p w14:paraId="7B90A89F" w14:textId="77777777" w:rsidR="003F71D6" w:rsidRDefault="003F71D6" w:rsidP="00967599">
      <w:pPr>
        <w:pStyle w:val="PARA"/>
      </w:pPr>
    </w:p>
    <w:p w14:paraId="188038E5" w14:textId="77777777" w:rsidR="003F71D6" w:rsidRDefault="003F71D6" w:rsidP="00967599">
      <w:pPr>
        <w:pStyle w:val="PARA"/>
      </w:pPr>
    </w:p>
    <w:p w14:paraId="264F4158" w14:textId="77777777" w:rsidR="003F71D6" w:rsidRDefault="003F71D6" w:rsidP="00967599">
      <w:pPr>
        <w:pStyle w:val="PARA"/>
      </w:pPr>
    </w:p>
    <w:p w14:paraId="63798F8C" w14:textId="77777777" w:rsidR="003F71D6" w:rsidRDefault="003F71D6" w:rsidP="00967599">
      <w:pPr>
        <w:pStyle w:val="PARA"/>
      </w:pPr>
    </w:p>
    <w:p w14:paraId="0871D2BC" w14:textId="77777777" w:rsidR="003F71D6" w:rsidRDefault="003F71D6" w:rsidP="00967599">
      <w:pPr>
        <w:pStyle w:val="PARA"/>
      </w:pPr>
    </w:p>
    <w:p w14:paraId="61182784" w14:textId="77777777" w:rsidR="003F71D6" w:rsidRDefault="003F71D6" w:rsidP="00967599">
      <w:pPr>
        <w:pStyle w:val="PARA"/>
      </w:pPr>
    </w:p>
    <w:p w14:paraId="7814D4C2" w14:textId="77777777" w:rsidR="003F71D6" w:rsidRDefault="003F71D6" w:rsidP="00967599">
      <w:pPr>
        <w:pStyle w:val="PARA"/>
      </w:pPr>
    </w:p>
    <w:p w14:paraId="0DB1DAAF" w14:textId="77777777" w:rsidR="003F71D6" w:rsidRDefault="003F71D6" w:rsidP="00967599">
      <w:pPr>
        <w:pStyle w:val="PARA"/>
      </w:pPr>
    </w:p>
    <w:p w14:paraId="75A913DD" w14:textId="77777777" w:rsidR="003F71D6" w:rsidRDefault="003F71D6" w:rsidP="00967599">
      <w:pPr>
        <w:pStyle w:val="PARA"/>
      </w:pPr>
    </w:p>
    <w:p w14:paraId="33C82D6B" w14:textId="77777777" w:rsidR="003F71D6" w:rsidRDefault="003F71D6" w:rsidP="00967599">
      <w:pPr>
        <w:pStyle w:val="PARA"/>
      </w:pPr>
    </w:p>
    <w:p w14:paraId="41B650E0" w14:textId="77777777" w:rsidR="003F71D6" w:rsidRDefault="003F71D6" w:rsidP="00967599">
      <w:pPr>
        <w:pStyle w:val="PARA"/>
      </w:pPr>
    </w:p>
    <w:p w14:paraId="42252657" w14:textId="77777777" w:rsidR="003F71D6" w:rsidRDefault="003F71D6" w:rsidP="00967599">
      <w:pPr>
        <w:pStyle w:val="PARA"/>
      </w:pPr>
    </w:p>
    <w:p w14:paraId="003F81CC" w14:textId="77777777" w:rsidR="003F71D6" w:rsidRDefault="003F71D6" w:rsidP="1FC49459">
      <w:pPr>
        <w:pStyle w:val="PARA"/>
        <w:rPr>
          <w:rFonts w:ascii="Helvetica" w:eastAsia="Helvetica" w:hAnsi="Helvetica" w:cs="Helvetica"/>
          <w:b/>
          <w:bCs/>
          <w:color w:val="00629B"/>
          <w:sz w:val="14"/>
          <w:szCs w:val="14"/>
        </w:rPr>
      </w:pPr>
    </w:p>
    <w:p w14:paraId="1EBF1D4C" w14:textId="2B2582F1" w:rsidR="003655A5" w:rsidRDefault="1B0E9DC5" w:rsidP="1FC49459">
      <w:pPr>
        <w:pStyle w:val="PARA"/>
      </w:pPr>
      <w:r w:rsidRPr="1FC49459">
        <w:rPr>
          <w:rFonts w:ascii="Helvetica" w:eastAsia="Helvetica" w:hAnsi="Helvetica" w:cs="Helvetica"/>
          <w:b/>
          <w:bCs/>
          <w:color w:val="00629B"/>
          <w:sz w:val="14"/>
          <w:szCs w:val="14"/>
        </w:rPr>
        <w:t xml:space="preserve">FIGURE </w:t>
      </w:r>
      <w:r w:rsidR="6B1288D3" w:rsidRPr="1FC49459">
        <w:rPr>
          <w:rFonts w:ascii="Helvetica" w:eastAsia="Helvetica" w:hAnsi="Helvetica" w:cs="Helvetica"/>
          <w:b/>
          <w:bCs/>
          <w:color w:val="00629B"/>
          <w:sz w:val="14"/>
          <w:szCs w:val="14"/>
        </w:rPr>
        <w:t>1</w:t>
      </w:r>
      <w:r w:rsidRPr="1FC49459">
        <w:rPr>
          <w:rFonts w:ascii="Helvetica" w:eastAsia="Helvetica" w:hAnsi="Helvetica" w:cs="Helvetica"/>
          <w:b/>
          <w:bCs/>
          <w:color w:val="00629B"/>
          <w:sz w:val="14"/>
          <w:szCs w:val="14"/>
        </w:rPr>
        <w:t>.</w:t>
      </w:r>
      <w:r w:rsidRPr="1FC49459">
        <w:rPr>
          <w:rFonts w:ascii="MS Gothic" w:eastAsia="MS Gothic" w:hAnsi="MS Gothic" w:cs="MS Gothic"/>
          <w:b/>
          <w:bCs/>
          <w:sz w:val="14"/>
          <w:szCs w:val="14"/>
        </w:rPr>
        <w:t> </w:t>
      </w:r>
      <w:r w:rsidR="1E17D1CF" w:rsidRPr="1FC49459">
        <w:rPr>
          <w:rFonts w:ascii="Helvetica" w:eastAsia="Helvetica" w:hAnsi="Helvetica" w:cs="Helvetica"/>
          <w:b/>
          <w:bCs/>
          <w:sz w:val="14"/>
          <w:szCs w:val="14"/>
        </w:rPr>
        <w:t>Six-degree-of-freedom KUKA robot – the base for the project model</w:t>
      </w:r>
      <w:r w:rsidR="003F71D6">
        <w:rPr>
          <w:rFonts w:ascii="Helvetica" w:eastAsia="Helvetica" w:hAnsi="Helvetica" w:cs="Helvetica"/>
          <w:b/>
          <w:bCs/>
          <w:sz w:val="14"/>
          <w:szCs w:val="14"/>
        </w:rPr>
        <w:t>.</w:t>
      </w:r>
    </w:p>
    <w:p w14:paraId="07550982" w14:textId="1F6330F9" w:rsidR="00141A11" w:rsidRPr="00E91452" w:rsidRDefault="01AE416E" w:rsidP="00967599">
      <w:pPr>
        <w:pStyle w:val="H1"/>
        <w:jc w:val="both"/>
      </w:pPr>
      <w:r>
        <w:lastRenderedPageBreak/>
        <w:t>III.</w:t>
      </w:r>
      <w:r w:rsidRPr="1FC49459">
        <w:rPr>
          <w:rFonts w:ascii="MS Gothic" w:eastAsia="MS Gothic" w:hAnsi="MS Gothic" w:cs="MS Gothic"/>
        </w:rPr>
        <w:t> </w:t>
      </w:r>
      <w:r>
        <w:t>SOLUTION IMPLEMENTATION</w:t>
      </w:r>
    </w:p>
    <w:p w14:paraId="1C8AE60A" w14:textId="373B4586" w:rsidR="00967599" w:rsidRDefault="64C08E48" w:rsidP="1FC49459">
      <w:pPr>
        <w:jc w:val="both"/>
        <w:rPr>
          <w:sz w:val="20"/>
          <w:szCs w:val="20"/>
        </w:rPr>
      </w:pPr>
      <w:r w:rsidRPr="1FC49459">
        <w:rPr>
          <w:sz w:val="20"/>
          <w:szCs w:val="20"/>
        </w:rPr>
        <w:t>The project consists of two main components. The first is a frontend built in Godot Engine 4</w:t>
      </w:r>
      <w:r w:rsidR="4E2106B7" w:rsidRPr="1FC49459">
        <w:rPr>
          <w:sz w:val="20"/>
          <w:szCs w:val="20"/>
        </w:rPr>
        <w:t>.7</w:t>
      </w:r>
      <w:r w:rsidRPr="1FC49459">
        <w:rPr>
          <w:sz w:val="20"/>
          <w:szCs w:val="20"/>
        </w:rPr>
        <w:t xml:space="preserve"> using </w:t>
      </w:r>
      <w:proofErr w:type="spellStart"/>
      <w:r w:rsidRPr="1FC49459">
        <w:rPr>
          <w:sz w:val="20"/>
          <w:szCs w:val="20"/>
        </w:rPr>
        <w:t>GDScript</w:t>
      </w:r>
      <w:proofErr w:type="spellEnd"/>
      <w:r w:rsidRPr="1FC49459">
        <w:rPr>
          <w:sz w:val="20"/>
          <w:szCs w:val="20"/>
        </w:rPr>
        <w:t>, responsible for rendering the robotic arm, handling user input, and managing the camera. The second is a backend written in Python 3</w:t>
      </w:r>
      <w:r w:rsidR="7D081A30" w:rsidRPr="1FC49459">
        <w:rPr>
          <w:sz w:val="20"/>
          <w:szCs w:val="20"/>
        </w:rPr>
        <w:t>.13</w:t>
      </w:r>
      <w:r w:rsidRPr="1FC49459">
        <w:rPr>
          <w:sz w:val="20"/>
          <w:szCs w:val="20"/>
        </w:rPr>
        <w:t xml:space="preserve"> that performs all inverse kinematics calculations using NumPy for vector and matrix operations and Python's standard socket, </w:t>
      </w:r>
      <w:proofErr w:type="spellStart"/>
      <w:r w:rsidRPr="1FC49459">
        <w:rPr>
          <w:sz w:val="20"/>
          <w:szCs w:val="20"/>
        </w:rPr>
        <w:t>json</w:t>
      </w:r>
      <w:proofErr w:type="spellEnd"/>
      <w:r w:rsidRPr="1FC49459">
        <w:rPr>
          <w:sz w:val="20"/>
          <w:szCs w:val="20"/>
        </w:rPr>
        <w:t>, and math libraries. The arm models were created in Blender and exported as FBX files for import into Godot. The two components communicate through a UDP socket on port 5005 using JSON encoded messages, exchanging one request-response pair per frame. The overall architecture and data flow between the two components are shown in Figure 2.</w:t>
      </w:r>
    </w:p>
    <w:p w14:paraId="29BB07E1" w14:textId="77777777" w:rsidR="007847B4" w:rsidRDefault="007847B4" w:rsidP="1FC49459">
      <w:pPr>
        <w:jc w:val="both"/>
        <w:rPr>
          <w:sz w:val="20"/>
          <w:szCs w:val="20"/>
        </w:rPr>
      </w:pPr>
    </w:p>
    <w:p w14:paraId="758E8BD3" w14:textId="77777777" w:rsidR="007847B4" w:rsidRDefault="007847B4" w:rsidP="1FC49459">
      <w:pPr>
        <w:jc w:val="both"/>
        <w:rPr>
          <w:sz w:val="20"/>
          <w:szCs w:val="20"/>
        </w:rPr>
      </w:pPr>
    </w:p>
    <w:p w14:paraId="546A7A08" w14:textId="77777777" w:rsidR="007847B4" w:rsidRDefault="007847B4" w:rsidP="1FC49459">
      <w:pPr>
        <w:jc w:val="both"/>
        <w:rPr>
          <w:sz w:val="20"/>
          <w:szCs w:val="20"/>
        </w:rPr>
      </w:pPr>
    </w:p>
    <w:p w14:paraId="704A04F3" w14:textId="77777777" w:rsidR="007847B4" w:rsidRDefault="007847B4" w:rsidP="1FC49459">
      <w:pPr>
        <w:jc w:val="both"/>
        <w:rPr>
          <w:sz w:val="20"/>
          <w:szCs w:val="20"/>
        </w:rPr>
      </w:pPr>
    </w:p>
    <w:p w14:paraId="1C9529CC" w14:textId="77777777" w:rsidR="007847B4" w:rsidRDefault="007847B4" w:rsidP="1FC49459">
      <w:pPr>
        <w:jc w:val="both"/>
        <w:rPr>
          <w:sz w:val="20"/>
          <w:szCs w:val="20"/>
        </w:rPr>
      </w:pPr>
    </w:p>
    <w:p w14:paraId="0D44F0A0" w14:textId="77777777" w:rsidR="007847B4" w:rsidRDefault="007847B4" w:rsidP="1FC49459">
      <w:pPr>
        <w:jc w:val="both"/>
        <w:rPr>
          <w:sz w:val="20"/>
          <w:szCs w:val="20"/>
        </w:rPr>
      </w:pPr>
    </w:p>
    <w:p w14:paraId="49A04CAD" w14:textId="77777777" w:rsidR="007847B4" w:rsidRDefault="007847B4" w:rsidP="1FC49459">
      <w:pPr>
        <w:jc w:val="both"/>
        <w:rPr>
          <w:sz w:val="20"/>
          <w:szCs w:val="20"/>
        </w:rPr>
      </w:pPr>
    </w:p>
    <w:p w14:paraId="16C392A7" w14:textId="77777777" w:rsidR="007847B4" w:rsidRDefault="007847B4" w:rsidP="1FC49459">
      <w:pPr>
        <w:jc w:val="both"/>
      </w:pPr>
    </w:p>
    <w:p w14:paraId="4333202C" w14:textId="77777777" w:rsidR="007847B4" w:rsidRDefault="007847B4" w:rsidP="00967599">
      <w:pPr>
        <w:pStyle w:val="PARA"/>
        <w:rPr>
          <w:noProof/>
        </w:rPr>
      </w:pPr>
    </w:p>
    <w:p w14:paraId="354B02E3" w14:textId="77777777" w:rsidR="007847B4" w:rsidRDefault="007847B4" w:rsidP="00967599">
      <w:pPr>
        <w:pStyle w:val="PARA"/>
        <w:rPr>
          <w:noProof/>
        </w:rPr>
      </w:pPr>
    </w:p>
    <w:p w14:paraId="242FF401" w14:textId="77777777" w:rsidR="007847B4" w:rsidRDefault="007847B4" w:rsidP="00967599">
      <w:pPr>
        <w:pStyle w:val="PARA"/>
        <w:rPr>
          <w:noProof/>
        </w:rPr>
      </w:pPr>
    </w:p>
    <w:p w14:paraId="372E2C5E" w14:textId="77777777" w:rsidR="007847B4" w:rsidRDefault="007847B4" w:rsidP="00967599">
      <w:pPr>
        <w:pStyle w:val="PARA"/>
        <w:rPr>
          <w:noProof/>
        </w:rPr>
      </w:pPr>
    </w:p>
    <w:p w14:paraId="31ADB506" w14:textId="77777777" w:rsidR="007847B4" w:rsidRDefault="007847B4" w:rsidP="00967599">
      <w:pPr>
        <w:pStyle w:val="PARA"/>
        <w:rPr>
          <w:noProof/>
        </w:rPr>
      </w:pPr>
    </w:p>
    <w:p w14:paraId="40F003C3" w14:textId="77777777" w:rsidR="007847B4" w:rsidRDefault="007847B4" w:rsidP="00967599">
      <w:pPr>
        <w:pStyle w:val="PARA"/>
        <w:rPr>
          <w:noProof/>
        </w:rPr>
      </w:pPr>
    </w:p>
    <w:p w14:paraId="242C453B" w14:textId="77777777" w:rsidR="007847B4" w:rsidRDefault="007847B4" w:rsidP="00967599">
      <w:pPr>
        <w:pStyle w:val="PARA"/>
        <w:rPr>
          <w:noProof/>
        </w:rPr>
      </w:pPr>
    </w:p>
    <w:p w14:paraId="35E4434D" w14:textId="77777777" w:rsidR="007847B4" w:rsidRDefault="007847B4" w:rsidP="00967599">
      <w:pPr>
        <w:pStyle w:val="PARA"/>
        <w:rPr>
          <w:noProof/>
        </w:rPr>
      </w:pPr>
    </w:p>
    <w:p w14:paraId="608CBBB9" w14:textId="77777777" w:rsidR="007847B4" w:rsidRDefault="007847B4" w:rsidP="00967599">
      <w:pPr>
        <w:pStyle w:val="PARA"/>
        <w:rPr>
          <w:noProof/>
        </w:rPr>
      </w:pPr>
    </w:p>
    <w:p w14:paraId="37D59BE9" w14:textId="77777777" w:rsidR="007847B4" w:rsidRDefault="007847B4" w:rsidP="00967599">
      <w:pPr>
        <w:pStyle w:val="PARA"/>
        <w:rPr>
          <w:noProof/>
        </w:rPr>
      </w:pPr>
    </w:p>
    <w:p w14:paraId="42EDBFC0" w14:textId="77777777" w:rsidR="007847B4" w:rsidRDefault="007847B4" w:rsidP="00967599">
      <w:pPr>
        <w:pStyle w:val="PARA"/>
        <w:rPr>
          <w:noProof/>
        </w:rPr>
      </w:pPr>
    </w:p>
    <w:p w14:paraId="3CC352EC" w14:textId="77777777" w:rsidR="007847B4" w:rsidRDefault="007847B4" w:rsidP="00967599">
      <w:pPr>
        <w:pStyle w:val="PARA"/>
        <w:rPr>
          <w:noProof/>
        </w:rPr>
      </w:pPr>
    </w:p>
    <w:p w14:paraId="5284AF9E" w14:textId="5ABDC475" w:rsidR="00967599" w:rsidRDefault="00000000" w:rsidP="00967599">
      <w:pPr>
        <w:pStyle w:val="PARA"/>
      </w:pPr>
      <w:r>
        <w:rPr>
          <w:noProof/>
        </w:rPr>
        <w:pict w14:anchorId="47B58036">
          <v:shape id="drawing" o:spid="_x0000_s2053" type="#_x0000_t75" style="position:absolute;left:0;text-align:left;margin-left:-.25pt;margin-top:-232pt;width:180pt;height:241.5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1" o:title=""/>
          </v:shape>
        </w:pict>
      </w:r>
    </w:p>
    <w:p w14:paraId="301C8378" w14:textId="2EB59D49" w:rsidR="00967599" w:rsidRDefault="4024BBB1" w:rsidP="00967599">
      <w:pPr>
        <w:pStyle w:val="PARA"/>
      </w:pPr>
      <w:r w:rsidRPr="1FC49459">
        <w:rPr>
          <w:rFonts w:ascii="Helvetica" w:eastAsia="Helvetica" w:hAnsi="Helvetica" w:cs="Helvetica"/>
          <w:b/>
          <w:bCs/>
          <w:color w:val="00629B"/>
          <w:sz w:val="14"/>
          <w:szCs w:val="14"/>
        </w:rPr>
        <w:t>FIGURE 2.</w:t>
      </w:r>
      <w:r w:rsidRPr="1FC49459">
        <w:rPr>
          <w:rFonts w:ascii="MS Gothic" w:eastAsia="MS Gothic" w:hAnsi="MS Gothic" w:cs="MS Gothic"/>
          <w:b/>
          <w:bCs/>
          <w:sz w:val="14"/>
          <w:szCs w:val="14"/>
        </w:rPr>
        <w:t> </w:t>
      </w:r>
      <w:r w:rsidRPr="1FC49459">
        <w:rPr>
          <w:rFonts w:ascii="Helvetica" w:eastAsia="Helvetica" w:hAnsi="Helvetica" w:cs="Helvetica"/>
          <w:b/>
          <w:bCs/>
          <w:sz w:val="14"/>
          <w:szCs w:val="14"/>
        </w:rPr>
        <w:t>System architecture. The Godot frontend sends the target po</w:t>
      </w:r>
      <w:r w:rsidR="76869665" w:rsidRPr="1FC49459">
        <w:rPr>
          <w:rFonts w:ascii="Helvetica" w:eastAsia="Helvetica" w:hAnsi="Helvetica" w:cs="Helvetica"/>
          <w:b/>
          <w:bCs/>
          <w:sz w:val="14"/>
          <w:szCs w:val="14"/>
        </w:rPr>
        <w:t>sition, selected algorithm, render mode, and joint-lock state to the Python backend over a UDP socket</w:t>
      </w:r>
      <w:r w:rsidR="3403A7E3" w:rsidRPr="1FC49459">
        <w:rPr>
          <w:rFonts w:ascii="Helvetica" w:eastAsia="Helvetica" w:hAnsi="Helvetica" w:cs="Helvetica"/>
          <w:b/>
          <w:bCs/>
          <w:sz w:val="14"/>
          <w:szCs w:val="14"/>
        </w:rPr>
        <w:t>. The backend runs the chosen solver and returns the computed joint positions and angles</w:t>
      </w:r>
      <w:r w:rsidR="00141A11">
        <w:br/>
      </w:r>
      <w:r w:rsidR="00141A11">
        <w:br/>
      </w:r>
      <w:r w:rsidR="01AE416E">
        <w:t>Development was divided into several stages. During the first weeks, the team focused on learning the theoretical background of inverse kinematics, transformation matrices, and Jacobian methods. After that, the overall architecture of the application</w:t>
      </w:r>
      <w:r w:rsidR="6375A82C">
        <w:t xml:space="preserve"> was designed</w:t>
      </w:r>
      <w:r w:rsidR="01AE416E">
        <w:t>.</w:t>
      </w:r>
    </w:p>
    <w:p w14:paraId="076BDAB5" w14:textId="2EFF885A" w:rsidR="00967599" w:rsidRDefault="00141A11" w:rsidP="00967599">
      <w:pPr>
        <w:pStyle w:val="PARA"/>
      </w:pPr>
      <w:r>
        <w:br/>
      </w:r>
      <w:r w:rsidR="6ADE4C9D">
        <w:t>The first successful implementation was a two-dimensional robotic arm controlled by a FABRIK solver (Figure 3). The arm consisted of several connected segments rendered in a 2D Godot scene; the user could drag a target point with the mouse, and the arm updated in real time to follow it. This early version validated the FABRIK algorithm on a simple chain and confirmed that the Godot-to-Python UDP communication was fast enough for frame-by-frame</w:t>
      </w:r>
      <w:r w:rsidR="72683DCD">
        <w:t xml:space="preserve"> </w:t>
      </w:r>
      <w:r w:rsidR="6ADE4C9D">
        <w:t>solving</w:t>
      </w:r>
      <w:r w:rsidR="007847B4">
        <w:t>.</w:t>
      </w:r>
    </w:p>
    <w:p w14:paraId="62ED9A86" w14:textId="77777777" w:rsidR="007847B4" w:rsidRDefault="007847B4" w:rsidP="00967599">
      <w:pPr>
        <w:pStyle w:val="PARA"/>
      </w:pPr>
    </w:p>
    <w:p w14:paraId="5BE0E3FB" w14:textId="77777777" w:rsidR="007847B4" w:rsidRDefault="007847B4" w:rsidP="00967599">
      <w:pPr>
        <w:pStyle w:val="PARA"/>
      </w:pPr>
    </w:p>
    <w:p w14:paraId="030AE449" w14:textId="77777777" w:rsidR="007847B4" w:rsidRDefault="007847B4" w:rsidP="00967599">
      <w:pPr>
        <w:pStyle w:val="PARA"/>
      </w:pPr>
    </w:p>
    <w:p w14:paraId="7F15C0B9" w14:textId="77777777" w:rsidR="007847B4" w:rsidRDefault="007847B4" w:rsidP="00967599">
      <w:pPr>
        <w:pStyle w:val="PARA"/>
      </w:pPr>
    </w:p>
    <w:p w14:paraId="17F887F0" w14:textId="77777777" w:rsidR="007847B4" w:rsidRDefault="007847B4" w:rsidP="00967599">
      <w:pPr>
        <w:pStyle w:val="PARA"/>
      </w:pPr>
    </w:p>
    <w:p w14:paraId="3AD1C3F6" w14:textId="77777777" w:rsidR="007847B4" w:rsidRDefault="007847B4" w:rsidP="00967599">
      <w:pPr>
        <w:pStyle w:val="PARA"/>
      </w:pPr>
    </w:p>
    <w:p w14:paraId="6249F33E" w14:textId="77777777" w:rsidR="007847B4" w:rsidRDefault="007847B4" w:rsidP="00967599">
      <w:pPr>
        <w:pStyle w:val="PARA"/>
      </w:pPr>
    </w:p>
    <w:p w14:paraId="4D679B49" w14:textId="77777777" w:rsidR="007847B4" w:rsidRDefault="007847B4" w:rsidP="00967599">
      <w:pPr>
        <w:pStyle w:val="PARA"/>
      </w:pPr>
    </w:p>
    <w:p w14:paraId="61BC8487" w14:textId="77777777" w:rsidR="007847B4" w:rsidRDefault="007847B4" w:rsidP="00967599">
      <w:pPr>
        <w:pStyle w:val="PARA"/>
      </w:pPr>
    </w:p>
    <w:p w14:paraId="45691A5C" w14:textId="77777777" w:rsidR="007847B4" w:rsidRDefault="007847B4" w:rsidP="00967599">
      <w:pPr>
        <w:pStyle w:val="PARA"/>
      </w:pPr>
    </w:p>
    <w:p w14:paraId="6676B3F5" w14:textId="77777777" w:rsidR="007847B4" w:rsidRDefault="007847B4" w:rsidP="00967599">
      <w:pPr>
        <w:pStyle w:val="PARA"/>
      </w:pPr>
    </w:p>
    <w:p w14:paraId="7C99EC19" w14:textId="77777777" w:rsidR="007847B4" w:rsidRDefault="007847B4" w:rsidP="00967599">
      <w:pPr>
        <w:pStyle w:val="PARA"/>
      </w:pPr>
    </w:p>
    <w:p w14:paraId="79D3E34C" w14:textId="77777777" w:rsidR="007847B4" w:rsidRDefault="007847B4" w:rsidP="00967599">
      <w:pPr>
        <w:pStyle w:val="PARA"/>
      </w:pPr>
    </w:p>
    <w:p w14:paraId="0232EBF8" w14:textId="77777777" w:rsidR="007847B4" w:rsidRDefault="007847B4" w:rsidP="00967599">
      <w:pPr>
        <w:pStyle w:val="PARA"/>
      </w:pPr>
    </w:p>
    <w:p w14:paraId="0A0E98A3" w14:textId="77777777" w:rsidR="007847B4" w:rsidRDefault="007847B4" w:rsidP="00967599">
      <w:pPr>
        <w:pStyle w:val="PARA"/>
      </w:pPr>
    </w:p>
    <w:p w14:paraId="112AAC48" w14:textId="77777777" w:rsidR="007847B4" w:rsidRDefault="007847B4" w:rsidP="00967599">
      <w:pPr>
        <w:pStyle w:val="PARA"/>
      </w:pPr>
    </w:p>
    <w:p w14:paraId="1F24E957" w14:textId="7A8BC2CA" w:rsidR="00967599" w:rsidRDefault="00000000" w:rsidP="380CA214">
      <w:pPr>
        <w:pStyle w:val="PARA"/>
        <w:rPr>
          <w:rFonts w:ascii="Helvetica" w:eastAsia="Helvetica" w:hAnsi="Helvetica" w:cs="Helvetica"/>
          <w:b/>
          <w:bCs/>
          <w:sz w:val="14"/>
          <w:szCs w:val="14"/>
        </w:rPr>
      </w:pPr>
      <w:r>
        <w:rPr>
          <w:noProof/>
        </w:rPr>
        <w:pict w14:anchorId="044814A3">
          <v:shape id="_x0000_s2052" type="#_x0000_t75" style="position:absolute;left:0;text-align:left;margin-left:-.25pt;margin-top:-169.25pt;width:241.5pt;height:178.5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2" o:title=""/>
          </v:shape>
        </w:pict>
      </w:r>
      <w:r w:rsidR="00141A11">
        <w:br/>
      </w:r>
      <w:r w:rsidR="7AF4EBB7" w:rsidRPr="380CA214">
        <w:rPr>
          <w:rFonts w:ascii="Helvetica" w:eastAsia="Helvetica" w:hAnsi="Helvetica" w:cs="Helvetica"/>
          <w:b/>
          <w:bCs/>
          <w:color w:val="00629B"/>
          <w:sz w:val="14"/>
          <w:szCs w:val="14"/>
        </w:rPr>
        <w:t>FIGURE 3.</w:t>
      </w:r>
      <w:r w:rsidR="7AF4EBB7" w:rsidRPr="380CA214">
        <w:rPr>
          <w:rFonts w:ascii="MS Gothic" w:eastAsia="MS Gothic" w:hAnsi="MS Gothic" w:cs="MS Gothic"/>
          <w:b/>
          <w:bCs/>
          <w:sz w:val="14"/>
          <w:szCs w:val="14"/>
        </w:rPr>
        <w:t> </w:t>
      </w:r>
      <w:r w:rsidR="7AF4EBB7" w:rsidRPr="380CA214">
        <w:rPr>
          <w:rFonts w:ascii="Helvetica" w:eastAsia="Helvetica" w:hAnsi="Helvetica" w:cs="Helvetica"/>
          <w:b/>
          <w:bCs/>
          <w:sz w:val="14"/>
          <w:szCs w:val="14"/>
        </w:rPr>
        <w:t xml:space="preserve">The initial 2D prototype </w:t>
      </w:r>
      <w:r w:rsidR="006F638E">
        <w:rPr>
          <w:rFonts w:ascii="Helvetica" w:eastAsia="Helvetica" w:hAnsi="Helvetica" w:cs="Helvetica"/>
          <w:b/>
          <w:bCs/>
          <w:sz w:val="14"/>
          <w:szCs w:val="14"/>
        </w:rPr>
        <w:t>–</w:t>
      </w:r>
      <w:r w:rsidR="7AF4EBB7" w:rsidRPr="380CA214">
        <w:rPr>
          <w:rFonts w:ascii="Helvetica" w:eastAsia="Helvetica" w:hAnsi="Helvetica" w:cs="Helvetica"/>
          <w:b/>
          <w:bCs/>
          <w:sz w:val="14"/>
          <w:szCs w:val="14"/>
        </w:rPr>
        <w:t xml:space="preserve"> a multi-seg</w:t>
      </w:r>
      <w:r w:rsidR="7CF91CEE" w:rsidRPr="380CA214">
        <w:rPr>
          <w:rFonts w:ascii="Helvetica" w:eastAsia="Helvetica" w:hAnsi="Helvetica" w:cs="Helvetica"/>
          <w:b/>
          <w:bCs/>
          <w:sz w:val="14"/>
          <w:szCs w:val="14"/>
        </w:rPr>
        <w:t>ment arm following a draggable target using the FABRIK solver</w:t>
      </w:r>
      <w:r w:rsidR="007847B4">
        <w:rPr>
          <w:rFonts w:ascii="Helvetica" w:eastAsia="Helvetica" w:hAnsi="Helvetica" w:cs="Helvetica"/>
          <w:b/>
          <w:bCs/>
          <w:sz w:val="14"/>
          <w:szCs w:val="14"/>
        </w:rPr>
        <w:t>.</w:t>
      </w:r>
    </w:p>
    <w:p w14:paraId="44D9726E" w14:textId="474896FE" w:rsidR="00967599" w:rsidRDefault="00141A11" w:rsidP="00967599">
      <w:pPr>
        <w:pStyle w:val="PARA"/>
      </w:pPr>
      <w:r>
        <w:br/>
      </w:r>
      <w:r w:rsidR="0F4E6D9A">
        <w:t xml:space="preserve">After completing the 2D version, the team moved to a three-dimensional environment. A six degree of freedom robotic arm was assembled in Godot as a hierarchy of nodes, where each joint is a child of the previous one so that rotations propagate down the chain as they would on a physical arm. Each joint was </w:t>
      </w:r>
      <w:proofErr w:type="gramStart"/>
      <w:r w:rsidR="0F4E6D9A">
        <w:t>assigned</w:t>
      </w:r>
      <w:proofErr w:type="gramEnd"/>
      <w:r w:rsidR="0F4E6D9A">
        <w:t xml:space="preserve"> a fixed rotation axis and angle limits, and segment lengths were set to match the model. </w:t>
      </w:r>
      <w:r w:rsidR="56EC1B62">
        <w:t>M</w:t>
      </w:r>
      <w:r w:rsidR="0F4E6D9A">
        <w:t>anual joint controls were added so each joint could be rotated individually and the kinematics chain verified by hand.</w:t>
      </w:r>
      <w:r>
        <w:br/>
      </w:r>
      <w:r>
        <w:br/>
      </w:r>
      <w:r w:rsidR="66F234A0">
        <w:t xml:space="preserve">One challenge that appeared during development was </w:t>
      </w:r>
      <w:r>
        <w:br/>
      </w:r>
      <w:r w:rsidR="66F234A0">
        <w:t xml:space="preserve">the difference between an ideal mathematical model and </w:t>
      </w:r>
      <w:r>
        <w:br/>
      </w:r>
      <w:r w:rsidR="66F234A0">
        <w:t>the actual constrained robotic arm used in the 3D scene. Some solutions generated by the algorithms were mathematically valid but could not be reproduced by the real arm configuration</w:t>
      </w:r>
      <w:r w:rsidR="001728B9">
        <w:t xml:space="preserve"> [10</w:t>
      </w:r>
      <w:r w:rsidR="00EA0A33">
        <w:t xml:space="preserve">, </w:t>
      </w:r>
      <w:r w:rsidR="001728B9">
        <w:t>11]</w:t>
      </w:r>
      <w:r w:rsidR="66F234A0">
        <w:t>.</w:t>
      </w:r>
    </w:p>
    <w:p w14:paraId="645A6DA2" w14:textId="251CC738" w:rsidR="00141A11" w:rsidRPr="00A46706" w:rsidRDefault="00141A11" w:rsidP="00963EF7">
      <w:pPr>
        <w:pStyle w:val="PARA"/>
      </w:pPr>
    </w:p>
    <w:p w14:paraId="48B96991" w14:textId="07EAA836" w:rsidR="5ED2E8AF" w:rsidRDefault="5ED2E8AF" w:rsidP="380CA214">
      <w:pPr>
        <w:pStyle w:val="PARA"/>
      </w:pPr>
      <w:r>
        <w:t xml:space="preserve">The algorithms were connected to the 3D model one at a time. CCD was integrated first, as its </w:t>
      </w:r>
      <w:r w:rsidR="6C43B8AE">
        <w:t>joint-by-joint</w:t>
      </w:r>
      <w:r>
        <w:t xml:space="preserve"> angle adjustment maps directly onto the constrained arm. The Jacobian DLS solver </w:t>
      </w:r>
      <w:r w:rsidR="205E0E8A">
        <w:t>was next</w:t>
      </w:r>
      <w:r>
        <w:t>, using a damped least-squares step computed from the arm's Jacobian to move the end-effector toward the target. FABRIK was integrated last and required the most effort, since its position-based output had to be projected back onto the arm's valid joint axes. Each solver shares the same base - it receives the current joint state and target and returns updated joint angles - so the active algorithm can be switched at runtime through a dropdown menu.</w:t>
      </w:r>
    </w:p>
    <w:p w14:paraId="5A53AD3C" w14:textId="6346B2BB" w:rsidR="0091745E" w:rsidRDefault="0DAF0609" w:rsidP="00967599">
      <w:pPr>
        <w:pStyle w:val="H1"/>
        <w:jc w:val="both"/>
      </w:pPr>
      <w:r>
        <w:t>IV.</w:t>
      </w:r>
      <w:r w:rsidRPr="380CA214">
        <w:rPr>
          <w:rFonts w:ascii="MS Gothic" w:eastAsia="MS Gothic" w:hAnsi="MS Gothic" w:cs="MS Gothic"/>
        </w:rPr>
        <w:t> </w:t>
      </w:r>
      <w:r w:rsidR="02402127">
        <w:t xml:space="preserve"> </w:t>
      </w:r>
      <w:r w:rsidR="1FEE7692">
        <w:t>SYSTEM DESCRIPTION</w:t>
      </w:r>
    </w:p>
    <w:p w14:paraId="2A4EF2C8" w14:textId="6A758222" w:rsidR="00121806" w:rsidRPr="00121806" w:rsidRDefault="00141A11" w:rsidP="00121806">
      <w:pPr>
        <w:jc w:val="both"/>
        <w:rPr>
          <w:sz w:val="20"/>
          <w:szCs w:val="20"/>
        </w:rPr>
      </w:pPr>
      <w:r w:rsidRPr="00141A11">
        <w:rPr>
          <w:sz w:val="20"/>
          <w:szCs w:val="20"/>
        </w:rPr>
        <w:t>The</w:t>
      </w:r>
      <w:r w:rsidR="00121806">
        <w:rPr>
          <w:sz w:val="20"/>
          <w:szCs w:val="20"/>
        </w:rPr>
        <w:t xml:space="preserve"> </w:t>
      </w:r>
      <w:r w:rsidR="00121806" w:rsidRPr="00121806">
        <w:rPr>
          <w:sz w:val="20"/>
          <w:szCs w:val="20"/>
        </w:rPr>
        <w:t xml:space="preserve">system is fully functional with all three inverse kinematics algorithms </w:t>
      </w:r>
      <w:r w:rsidR="00544535">
        <w:rPr>
          <w:sz w:val="20"/>
          <w:szCs w:val="20"/>
        </w:rPr>
        <w:t>–</w:t>
      </w:r>
      <w:r w:rsidR="00121806" w:rsidRPr="00121806">
        <w:rPr>
          <w:sz w:val="20"/>
          <w:szCs w:val="20"/>
        </w:rPr>
        <w:t xml:space="preserve"> CCD, FABRIK, and Jacobian Damped Least Squares </w:t>
      </w:r>
      <w:r w:rsidR="00544535">
        <w:rPr>
          <w:sz w:val="20"/>
          <w:szCs w:val="20"/>
        </w:rPr>
        <w:t>–</w:t>
      </w:r>
      <w:r w:rsidR="00121806" w:rsidRPr="00121806">
        <w:rPr>
          <w:sz w:val="20"/>
          <w:szCs w:val="20"/>
        </w:rPr>
        <w:t xml:space="preserve"> operating in real time on a DOF-constrained six-joint robotic arm. The Godot-Python communication layer, built on UDP with JSON-encoded </w:t>
      </w:r>
      <w:r w:rsidR="00121806" w:rsidRPr="00121806">
        <w:rPr>
          <w:sz w:val="20"/>
          <w:szCs w:val="20"/>
        </w:rPr>
        <w:lastRenderedPageBreak/>
        <w:t>messages, runs at interactive frame rates and maintains accumulated joint state across solver iterations.</w:t>
      </w:r>
    </w:p>
    <w:p w14:paraId="31C49BFA" w14:textId="77777777" w:rsidR="00121806" w:rsidRPr="00121806" w:rsidRDefault="00121806" w:rsidP="00121806">
      <w:pPr>
        <w:jc w:val="both"/>
        <w:rPr>
          <w:sz w:val="20"/>
          <w:szCs w:val="20"/>
        </w:rPr>
      </w:pPr>
    </w:p>
    <w:p w14:paraId="581CE0E8" w14:textId="51216941" w:rsidR="70B97BA6" w:rsidRDefault="70B97BA6" w:rsidP="380CA214">
      <w:pPr>
        <w:jc w:val="both"/>
      </w:pPr>
      <w:r w:rsidRPr="380CA214">
        <w:rPr>
          <w:sz w:val="20"/>
          <w:szCs w:val="20"/>
        </w:rPr>
        <w:t>The robotic arm is assembled in the Godot scene using a hierarchy of FBX models imported from Blender, each placed at the correct segment offset (Figure 4).</w:t>
      </w:r>
      <w:r w:rsidR="38C4EEDA" w:rsidRPr="380CA214">
        <w:rPr>
          <w:sz w:val="20"/>
          <w:szCs w:val="20"/>
        </w:rPr>
        <w:t xml:space="preserve"> Every joint </w:t>
      </w:r>
      <w:proofErr w:type="gramStart"/>
      <w:r w:rsidR="38C4EEDA" w:rsidRPr="380CA214">
        <w:rPr>
          <w:sz w:val="20"/>
          <w:szCs w:val="20"/>
        </w:rPr>
        <w:t>respect</w:t>
      </w:r>
      <w:r w:rsidR="190BFE1E" w:rsidRPr="380CA214">
        <w:rPr>
          <w:sz w:val="20"/>
          <w:szCs w:val="20"/>
        </w:rPr>
        <w:t>s</w:t>
      </w:r>
      <w:proofErr w:type="gramEnd"/>
      <w:r w:rsidR="38C4EEDA" w:rsidRPr="380CA214">
        <w:rPr>
          <w:sz w:val="20"/>
          <w:szCs w:val="20"/>
        </w:rPr>
        <w:t xml:space="preserve"> its designated rotation axis (Y for the two yaw joints, Z for the four pitch joints) and its angle limits </w:t>
      </w:r>
      <w:r w:rsidR="00544535">
        <w:rPr>
          <w:sz w:val="20"/>
          <w:szCs w:val="20"/>
        </w:rPr>
        <w:t>–</w:t>
      </w:r>
      <w:r w:rsidR="38C4EEDA" w:rsidRPr="380CA214">
        <w:rPr>
          <w:sz w:val="20"/>
          <w:szCs w:val="20"/>
        </w:rPr>
        <w:t xml:space="preserve"> unbounded yaw for J0 and J3, ±90° pitch for J1, J2, J4, and J5. The arm rest pose points upward along the Y axis, and all joint angles are accumulated and wrapped frame-to-frame to prevent unbounded drift.</w:t>
      </w:r>
    </w:p>
    <w:p w14:paraId="76DF8927" w14:textId="577CE6BE" w:rsidR="4BD56589" w:rsidRDefault="00DF11D0" w:rsidP="380CA214">
      <w:pPr>
        <w:jc w:val="both"/>
      </w:pPr>
      <w:r>
        <w:rPr>
          <w:noProof/>
        </w:rPr>
        <w:pict w14:anchorId="1892750E">
          <v:shape id="_x0000_i1026" type="#_x0000_t75" style="width:241.15pt;height:171.15pt;visibility:visible;mso-wrap-style:square">
            <v:imagedata r:id="rId13" o:title=""/>
          </v:shape>
        </w:pict>
      </w:r>
    </w:p>
    <w:p w14:paraId="33B47387" w14:textId="603B96F3" w:rsidR="6D008193" w:rsidRDefault="6D008193" w:rsidP="380CA214">
      <w:pPr>
        <w:jc w:val="both"/>
      </w:pPr>
      <w:r w:rsidRPr="380CA214">
        <w:rPr>
          <w:rFonts w:ascii="Helvetica" w:eastAsia="Helvetica" w:hAnsi="Helvetica" w:cs="Helvetica"/>
          <w:b/>
          <w:bCs/>
          <w:color w:val="00629B"/>
          <w:sz w:val="14"/>
          <w:szCs w:val="14"/>
        </w:rPr>
        <w:t>FIGURE 4.</w:t>
      </w:r>
      <w:r w:rsidRPr="380CA214">
        <w:rPr>
          <w:rFonts w:ascii="MS Gothic" w:eastAsia="MS Gothic" w:hAnsi="MS Gothic" w:cs="MS Gothic"/>
          <w:b/>
          <w:bCs/>
          <w:sz w:val="14"/>
          <w:szCs w:val="14"/>
        </w:rPr>
        <w:t> T</w:t>
      </w:r>
      <w:r w:rsidRPr="380CA214">
        <w:rPr>
          <w:rFonts w:ascii="Helvetica" w:eastAsia="Helvetica" w:hAnsi="Helvetica" w:cs="Helvetica"/>
          <w:b/>
          <w:bCs/>
          <w:sz w:val="14"/>
          <w:szCs w:val="14"/>
        </w:rPr>
        <w:t>he six-joint robotic arm assembled in Godot from imported FBX models</w:t>
      </w:r>
    </w:p>
    <w:p w14:paraId="6BFF2588" w14:textId="60CBE66A" w:rsidR="380CA214" w:rsidRDefault="380CA214" w:rsidP="380CA214">
      <w:pPr>
        <w:jc w:val="both"/>
        <w:rPr>
          <w:rFonts w:ascii="Helvetica" w:eastAsia="Helvetica" w:hAnsi="Helvetica" w:cs="Helvetica"/>
          <w:b/>
          <w:bCs/>
          <w:sz w:val="14"/>
          <w:szCs w:val="14"/>
        </w:rPr>
      </w:pPr>
    </w:p>
    <w:p w14:paraId="125F9E79" w14:textId="77777777" w:rsidR="00E2413A" w:rsidRPr="00E2413A" w:rsidRDefault="00E2413A" w:rsidP="00E2413A">
      <w:pPr>
        <w:jc w:val="both"/>
        <w:rPr>
          <w:sz w:val="20"/>
          <w:szCs w:val="20"/>
        </w:rPr>
      </w:pPr>
      <w:r w:rsidRPr="00E2413A">
        <w:rPr>
          <w:sz w:val="20"/>
          <w:szCs w:val="20"/>
        </w:rPr>
        <w:t xml:space="preserve">The CCD solver and the Jacobian DLS solver both operate in joint space and share a common architecture: each iteration computes a per-joint adjustment in the parent-local frame, applies angle clamping, and performs a full forward-kinematics pass to update the arm's position. A singularity-safe angle extraction formula using </w:t>
      </w:r>
      <w:proofErr w:type="spellStart"/>
      <w:r w:rsidRPr="00E2413A">
        <w:rPr>
          <w:sz w:val="20"/>
          <w:szCs w:val="20"/>
        </w:rPr>
        <w:t>R_parent_T</w:t>
      </w:r>
      <w:proofErr w:type="spellEnd"/>
      <w:r w:rsidRPr="00E2413A">
        <w:rPr>
          <w:sz w:val="20"/>
          <w:szCs w:val="20"/>
        </w:rPr>
        <w:t xml:space="preserve"> transformation ensures that the solver and FK chain remain consistent.</w:t>
      </w:r>
    </w:p>
    <w:p w14:paraId="794F525C" w14:textId="77777777" w:rsidR="00E2413A" w:rsidRPr="00E2413A" w:rsidRDefault="00E2413A" w:rsidP="00E2413A">
      <w:pPr>
        <w:jc w:val="both"/>
        <w:rPr>
          <w:sz w:val="20"/>
          <w:szCs w:val="20"/>
        </w:rPr>
      </w:pPr>
    </w:p>
    <w:p w14:paraId="73177B6B" w14:textId="77777777" w:rsidR="00E2413A" w:rsidRPr="00E2413A" w:rsidRDefault="00E2413A" w:rsidP="00E2413A">
      <w:pPr>
        <w:jc w:val="both"/>
        <w:rPr>
          <w:sz w:val="20"/>
          <w:szCs w:val="20"/>
        </w:rPr>
      </w:pPr>
      <w:r w:rsidRPr="00E2413A">
        <w:rPr>
          <w:sz w:val="20"/>
          <w:szCs w:val="20"/>
        </w:rPr>
        <w:t>The FABRIK solver follows a different approach. Because pure FABRIK operates on positions rather than angles, the solver runs an unconstrained 3D FABRIK pass and then projects the resulting positions onto the vertical plane defined by the base yaw joint. One-DOF joint angles are extracted from the projected positions, clamped to their limits, and passed through FK to produce the final arm configuration. Eight such pass-and-project iterations per frame provide convergence in roughly seven frames, though the approach trades per-step cost for speed.</w:t>
      </w:r>
    </w:p>
    <w:p w14:paraId="66E6BC91" w14:textId="77777777" w:rsidR="00E2413A" w:rsidRPr="00E2413A" w:rsidRDefault="00E2413A" w:rsidP="00E2413A">
      <w:pPr>
        <w:jc w:val="both"/>
        <w:rPr>
          <w:sz w:val="20"/>
          <w:szCs w:val="20"/>
        </w:rPr>
      </w:pPr>
    </w:p>
    <w:p w14:paraId="0491CC1B" w14:textId="62B02864" w:rsidR="00E2413A" w:rsidRPr="00E2413A" w:rsidRDefault="00E2413A" w:rsidP="00E2413A">
      <w:pPr>
        <w:jc w:val="both"/>
        <w:rPr>
          <w:sz w:val="20"/>
          <w:szCs w:val="20"/>
        </w:rPr>
      </w:pPr>
      <w:r w:rsidRPr="00E2413A">
        <w:rPr>
          <w:sz w:val="20"/>
          <w:szCs w:val="20"/>
        </w:rPr>
        <w:t>Several interactive features have been added beyond the core solvers:</w:t>
      </w:r>
    </w:p>
    <w:p w14:paraId="684FE207" w14:textId="77777777" w:rsidR="00E2413A" w:rsidRPr="00E2413A" w:rsidRDefault="00E2413A" w:rsidP="00E2413A">
      <w:pPr>
        <w:numPr>
          <w:ilvl w:val="0"/>
          <w:numId w:val="17"/>
        </w:numPr>
        <w:jc w:val="both"/>
        <w:rPr>
          <w:sz w:val="20"/>
          <w:szCs w:val="20"/>
        </w:rPr>
      </w:pPr>
      <w:r w:rsidRPr="00E2413A">
        <w:rPr>
          <w:sz w:val="20"/>
          <w:szCs w:val="20"/>
        </w:rPr>
        <w:t>Motion trail: pressing T toggles a cyan gradient trail that traces the last 300 endpoint positions, making convergence paths visible.</w:t>
      </w:r>
    </w:p>
    <w:p w14:paraId="5B9F058D" w14:textId="5583E6BB" w:rsidR="00E2413A" w:rsidRPr="00E2413A" w:rsidRDefault="00E2413A" w:rsidP="00E2413A">
      <w:pPr>
        <w:numPr>
          <w:ilvl w:val="0"/>
          <w:numId w:val="17"/>
        </w:numPr>
        <w:jc w:val="both"/>
        <w:rPr>
          <w:sz w:val="20"/>
          <w:szCs w:val="20"/>
        </w:rPr>
      </w:pPr>
      <w:r w:rsidRPr="00E2413A">
        <w:rPr>
          <w:sz w:val="20"/>
          <w:szCs w:val="20"/>
        </w:rPr>
        <w:t xml:space="preserve">Joint locking: individual joints can be frozen by selecting them with the 1–6 keys and pressing L. Locked joints are skipped by all three solvers </w:t>
      </w:r>
      <w:r w:rsidR="00544535">
        <w:rPr>
          <w:sz w:val="20"/>
          <w:szCs w:val="20"/>
        </w:rPr>
        <w:t>–</w:t>
      </w:r>
      <w:r w:rsidRPr="00E2413A">
        <w:rPr>
          <w:sz w:val="20"/>
          <w:szCs w:val="20"/>
        </w:rPr>
        <w:t xml:space="preserve"> CCD </w:t>
      </w:r>
      <w:r w:rsidRPr="00E2413A">
        <w:rPr>
          <w:sz w:val="20"/>
          <w:szCs w:val="20"/>
        </w:rPr>
        <w:t>and Jacobian zero out their contributions, FABRIK restores their previous angles after each pass. This lets users observe how the arm adapts when specific degrees of freedom are removed.</w:t>
      </w:r>
    </w:p>
    <w:p w14:paraId="7EA4D859" w14:textId="77777777" w:rsidR="00E2413A" w:rsidRPr="00E2413A" w:rsidRDefault="00E2413A" w:rsidP="00E2413A">
      <w:pPr>
        <w:numPr>
          <w:ilvl w:val="0"/>
          <w:numId w:val="17"/>
        </w:numPr>
        <w:jc w:val="both"/>
        <w:rPr>
          <w:sz w:val="20"/>
          <w:szCs w:val="20"/>
        </w:rPr>
      </w:pPr>
      <w:r w:rsidRPr="00E2413A">
        <w:rPr>
          <w:sz w:val="20"/>
          <w:szCs w:val="20"/>
        </w:rPr>
        <w:t xml:space="preserve">Manual joint override: selecting a joint with the 1–6 keys </w:t>
      </w:r>
      <w:proofErr w:type="gramStart"/>
      <w:r w:rsidRPr="00E2413A">
        <w:rPr>
          <w:sz w:val="20"/>
          <w:szCs w:val="20"/>
        </w:rPr>
        <w:t>enters</w:t>
      </w:r>
      <w:proofErr w:type="gramEnd"/>
      <w:r w:rsidRPr="00E2413A">
        <w:rPr>
          <w:sz w:val="20"/>
          <w:szCs w:val="20"/>
        </w:rPr>
        <w:t xml:space="preserve"> manual mode, where Q and W adjust the joint angle directly. Pressing R returns control to the IK solver.</w:t>
      </w:r>
    </w:p>
    <w:p w14:paraId="150CBE47" w14:textId="77777777" w:rsidR="00E2413A" w:rsidRPr="00E2413A" w:rsidRDefault="00E2413A" w:rsidP="00E2413A">
      <w:pPr>
        <w:numPr>
          <w:ilvl w:val="0"/>
          <w:numId w:val="17"/>
        </w:numPr>
        <w:jc w:val="both"/>
        <w:rPr>
          <w:sz w:val="20"/>
          <w:szCs w:val="20"/>
        </w:rPr>
      </w:pPr>
      <w:r w:rsidRPr="00E2413A">
        <w:rPr>
          <w:sz w:val="20"/>
          <w:szCs w:val="20"/>
        </w:rPr>
        <w:t>Stick arm mode: pressing V switches between the FBX-rendered robot arm and a skeleton-style stick arm, allowing users to inspect the underlying joint positions without visual clutter.</w:t>
      </w:r>
    </w:p>
    <w:p w14:paraId="24EC6B82" w14:textId="77777777" w:rsidR="00E2413A" w:rsidRPr="00E2413A" w:rsidRDefault="00E2413A" w:rsidP="00E2413A">
      <w:pPr>
        <w:numPr>
          <w:ilvl w:val="0"/>
          <w:numId w:val="17"/>
        </w:numPr>
        <w:jc w:val="both"/>
        <w:rPr>
          <w:sz w:val="20"/>
          <w:szCs w:val="20"/>
        </w:rPr>
      </w:pPr>
      <w:r w:rsidRPr="00E2413A">
        <w:rPr>
          <w:sz w:val="20"/>
          <w:szCs w:val="20"/>
        </w:rPr>
        <w:t>Height control: the Up and Down arrow keys raise and lower the target sphere smoothly for three-dimensional reach tests.</w:t>
      </w:r>
    </w:p>
    <w:p w14:paraId="1C035047" w14:textId="3F82B213" w:rsidR="00E2413A" w:rsidRPr="00E2413A" w:rsidRDefault="7C4E0DFD" w:rsidP="009A50D3">
      <w:pPr>
        <w:jc w:val="both"/>
        <w:rPr>
          <w:sz w:val="20"/>
          <w:szCs w:val="20"/>
        </w:rPr>
      </w:pPr>
      <w:r w:rsidRPr="380CA214">
        <w:rPr>
          <w:sz w:val="20"/>
          <w:szCs w:val="20"/>
        </w:rPr>
        <w:t>A sidebar menu provides algorithm selection via a dropdown and displays the current mode, selected joint, and lock status.</w:t>
      </w:r>
    </w:p>
    <w:p w14:paraId="462B7C79" w14:textId="77777777" w:rsidR="00E2413A" w:rsidRPr="00E2413A" w:rsidRDefault="00E2413A" w:rsidP="009A50D3">
      <w:pPr>
        <w:jc w:val="both"/>
        <w:rPr>
          <w:sz w:val="20"/>
          <w:szCs w:val="20"/>
        </w:rPr>
      </w:pPr>
      <w:r w:rsidRPr="00E2413A">
        <w:rPr>
          <w:sz w:val="20"/>
          <w:szCs w:val="20"/>
        </w:rPr>
        <w:t>Communication uses UDP on port 5005 with one request-response cycle per frame. The Godot frontend sends the target position, the selected algorithm identifier, the render mode, and the joint lock state. The Python server responds with the computed joint positions and angles. An out-of-reach guard clamps the target to within the arm's maximum reach, and a dedicated singularity handler for the Jacobian solver resets accumulated angles to the neutral vertical pose when the target is unreachable, preventing joint-velocity divergence.</w:t>
      </w:r>
    </w:p>
    <w:p w14:paraId="0D530F24" w14:textId="77777777" w:rsidR="00E2413A" w:rsidRPr="00E2413A" w:rsidRDefault="00E2413A" w:rsidP="009A50D3">
      <w:pPr>
        <w:jc w:val="both"/>
        <w:rPr>
          <w:sz w:val="20"/>
          <w:szCs w:val="20"/>
        </w:rPr>
      </w:pPr>
    </w:p>
    <w:p w14:paraId="4678A21B" w14:textId="77777777" w:rsidR="00E2413A" w:rsidRPr="00E2413A" w:rsidRDefault="7C4E0DFD" w:rsidP="009A50D3">
      <w:pPr>
        <w:jc w:val="both"/>
        <w:rPr>
          <w:sz w:val="20"/>
          <w:szCs w:val="20"/>
        </w:rPr>
      </w:pPr>
      <w:r w:rsidRPr="380CA214">
        <w:rPr>
          <w:sz w:val="20"/>
          <w:szCs w:val="20"/>
        </w:rPr>
        <w:t>The codebase is organized into a shared math engine with separate solver modules for the constrained robot arm and the unconstrained stick arm, and a Godot project containing the scene, the main bridge script, and the FBX model files.</w:t>
      </w:r>
    </w:p>
    <w:p w14:paraId="3054F4EC" w14:textId="3D4A5564" w:rsidR="3A8F6BAD" w:rsidRDefault="3A8F6BAD" w:rsidP="380CA214">
      <w:pPr>
        <w:pStyle w:val="H1"/>
        <w:jc w:val="both"/>
      </w:pPr>
      <w:r>
        <w:t>V.</w:t>
      </w:r>
      <w:r w:rsidRPr="380CA214">
        <w:rPr>
          <w:rFonts w:ascii="MS Gothic" w:eastAsia="MS Gothic" w:hAnsi="MS Gothic" w:cs="MS Gothic"/>
        </w:rPr>
        <w:t> </w:t>
      </w:r>
      <w:r>
        <w:t xml:space="preserve"> EVALUATION AND RESULTS</w:t>
      </w:r>
    </w:p>
    <w:p w14:paraId="1F18E6C3" w14:textId="50F23B96" w:rsidR="7A27C78D" w:rsidRDefault="7A27C78D" w:rsidP="380CA214">
      <w:pPr>
        <w:jc w:val="both"/>
        <w:rPr>
          <w:sz w:val="20"/>
          <w:szCs w:val="20"/>
        </w:rPr>
      </w:pPr>
      <w:r w:rsidRPr="380CA214">
        <w:rPr>
          <w:sz w:val="20"/>
          <w:szCs w:val="20"/>
        </w:rPr>
        <w:t xml:space="preserve">To compare the three solvers quantitatively, each was measured on an identical workload. A standalone benchmark client sent the same set of six fixed target positions - covering near, mid, far, high, and low points in the workspace - to the running server, repeating each target 200 times, with initial warm-up samples discarded. Per-step solve time was recorded by a timer placed around the solver call in the Python server, while the number of frames needed to converge was measured separately in Godot by counting the one-iteration messages required for the end-effector to reach the target. Because the system performs one solver iteration per message, </w:t>
      </w:r>
      <w:proofErr w:type="gramStart"/>
      <w:r w:rsidRPr="380CA214">
        <w:rPr>
          <w:sz w:val="20"/>
          <w:szCs w:val="20"/>
        </w:rPr>
        <w:t>solve</w:t>
      </w:r>
      <w:proofErr w:type="gramEnd"/>
      <w:r w:rsidRPr="380CA214">
        <w:rPr>
          <w:sz w:val="20"/>
          <w:szCs w:val="20"/>
        </w:rPr>
        <w:t xml:space="preserve"> time is the cost of a single step, </w:t>
      </w:r>
      <w:r w:rsidR="39C6FDCB" w:rsidRPr="380CA214">
        <w:rPr>
          <w:sz w:val="20"/>
          <w:szCs w:val="20"/>
        </w:rPr>
        <w:t>while</w:t>
      </w:r>
      <w:r w:rsidRPr="380CA214">
        <w:rPr>
          <w:sz w:val="20"/>
          <w:szCs w:val="20"/>
        </w:rPr>
        <w:t xml:space="preserve"> frames to converge is how many steps are needed to </w:t>
      </w:r>
      <w:r w:rsidR="5A34C396" w:rsidRPr="380CA214">
        <w:rPr>
          <w:sz w:val="20"/>
          <w:szCs w:val="20"/>
        </w:rPr>
        <w:t>reach</w:t>
      </w:r>
      <w:r w:rsidRPr="380CA214">
        <w:rPr>
          <w:sz w:val="20"/>
          <w:szCs w:val="20"/>
        </w:rPr>
        <w:t xml:space="preserve"> the target.</w:t>
      </w:r>
    </w:p>
    <w:p w14:paraId="1982F3D4" w14:textId="77777777" w:rsidR="007847B4" w:rsidRDefault="007847B4" w:rsidP="380CA214">
      <w:pPr>
        <w:jc w:val="both"/>
        <w:rPr>
          <w:sz w:val="20"/>
          <w:szCs w:val="20"/>
        </w:rPr>
      </w:pPr>
    </w:p>
    <w:p w14:paraId="18B35AE7" w14:textId="77777777" w:rsidR="007847B4" w:rsidRDefault="007847B4" w:rsidP="380CA214">
      <w:pPr>
        <w:jc w:val="both"/>
        <w:rPr>
          <w:sz w:val="20"/>
          <w:szCs w:val="20"/>
        </w:rPr>
      </w:pPr>
    </w:p>
    <w:p w14:paraId="7634243F" w14:textId="77777777" w:rsidR="007847B4" w:rsidRDefault="007847B4" w:rsidP="380CA214">
      <w:pPr>
        <w:jc w:val="both"/>
        <w:rPr>
          <w:sz w:val="20"/>
          <w:szCs w:val="20"/>
        </w:rPr>
      </w:pPr>
    </w:p>
    <w:p w14:paraId="70F76FB9" w14:textId="77777777" w:rsidR="007847B4" w:rsidRDefault="007847B4" w:rsidP="380CA214">
      <w:pPr>
        <w:jc w:val="both"/>
        <w:rPr>
          <w:sz w:val="20"/>
          <w:szCs w:val="20"/>
        </w:rPr>
      </w:pPr>
    </w:p>
    <w:p w14:paraId="3232A584" w14:textId="77777777" w:rsidR="007847B4" w:rsidRDefault="007847B4" w:rsidP="380CA214">
      <w:pPr>
        <w:jc w:val="both"/>
        <w:rPr>
          <w:sz w:val="20"/>
          <w:szCs w:val="20"/>
        </w:rPr>
      </w:pPr>
    </w:p>
    <w:p w14:paraId="32169A3F" w14:textId="77777777" w:rsidR="007847B4" w:rsidRDefault="007847B4" w:rsidP="380CA214">
      <w:pPr>
        <w:jc w:val="both"/>
        <w:rPr>
          <w:sz w:val="20"/>
          <w:szCs w:val="20"/>
        </w:rPr>
      </w:pPr>
    </w:p>
    <w:p w14:paraId="261C91E1" w14:textId="77777777" w:rsidR="007847B4" w:rsidRDefault="007847B4" w:rsidP="380CA214">
      <w:pPr>
        <w:jc w:val="both"/>
        <w:rPr>
          <w:sz w:val="20"/>
          <w:szCs w:val="20"/>
        </w:rPr>
      </w:pPr>
    </w:p>
    <w:p w14:paraId="156238B6" w14:textId="77777777" w:rsidR="007847B4" w:rsidRDefault="007847B4" w:rsidP="380CA214">
      <w:pPr>
        <w:jc w:val="both"/>
      </w:pPr>
    </w:p>
    <w:p w14:paraId="6780CF22" w14:textId="531C8EB4" w:rsidR="380CA214" w:rsidRDefault="380CA214" w:rsidP="380CA214">
      <w:pPr>
        <w:jc w:val="both"/>
        <w:rPr>
          <w:sz w:val="20"/>
          <w:szCs w:val="20"/>
        </w:rPr>
      </w:pPr>
    </w:p>
    <w:p w14:paraId="375762BC" w14:textId="78C2B82D" w:rsidR="61E02821" w:rsidRDefault="61E02821" w:rsidP="380CA214">
      <w:pPr>
        <w:jc w:val="both"/>
        <w:rPr>
          <w:rFonts w:ascii="Helvetica" w:eastAsia="Helvetica" w:hAnsi="Helvetica" w:cs="Helvetica"/>
          <w:b/>
          <w:bCs/>
          <w:sz w:val="14"/>
          <w:szCs w:val="14"/>
        </w:rPr>
      </w:pPr>
      <w:r w:rsidRPr="380CA214">
        <w:rPr>
          <w:rFonts w:ascii="Helvetica" w:eastAsia="Helvetica" w:hAnsi="Helvetica" w:cs="Helvetica"/>
          <w:b/>
          <w:bCs/>
          <w:color w:val="00629B"/>
          <w:sz w:val="14"/>
          <w:szCs w:val="14"/>
        </w:rPr>
        <w:t>TABLE 1</w:t>
      </w:r>
      <w:r w:rsidR="5B619854" w:rsidRPr="380CA214">
        <w:rPr>
          <w:rFonts w:ascii="Helvetica" w:eastAsia="Helvetica" w:hAnsi="Helvetica" w:cs="Helvetica"/>
          <w:b/>
          <w:bCs/>
          <w:color w:val="00629B"/>
          <w:sz w:val="14"/>
          <w:szCs w:val="14"/>
        </w:rPr>
        <w:t>.</w:t>
      </w:r>
      <w:r w:rsidR="4F748B40" w:rsidRPr="380CA214">
        <w:rPr>
          <w:rFonts w:ascii="Helvetica" w:eastAsia="Helvetica" w:hAnsi="Helvetica" w:cs="Helvetica"/>
          <w:b/>
          <w:bCs/>
          <w:sz w:val="14"/>
          <w:szCs w:val="14"/>
        </w:rPr>
        <w:t xml:space="preserve"> Average solver performance over the benchmark workload.</w:t>
      </w:r>
    </w:p>
    <w:tbl>
      <w:tblPr>
        <w:tblW w:w="0" w:type="auto"/>
        <w:tblBorders>
          <w:insideH w:val="single" w:sz="4" w:space="0" w:color="auto"/>
        </w:tblBorders>
        <w:tblLayout w:type="fixed"/>
        <w:tblLook w:val="0600" w:firstRow="0" w:lastRow="0" w:firstColumn="0" w:lastColumn="0" w:noHBand="1" w:noVBand="1"/>
      </w:tblPr>
      <w:tblGrid>
        <w:gridCol w:w="951"/>
        <w:gridCol w:w="850"/>
        <w:gridCol w:w="851"/>
        <w:gridCol w:w="709"/>
        <w:gridCol w:w="708"/>
        <w:gridCol w:w="951"/>
      </w:tblGrid>
      <w:tr w:rsidR="380CA214" w14:paraId="5B2CEE77" w14:textId="77777777" w:rsidTr="002B3B01">
        <w:trPr>
          <w:trHeight w:val="300"/>
        </w:trPr>
        <w:tc>
          <w:tcPr>
            <w:tcW w:w="951" w:type="dxa"/>
            <w:tcMar>
              <w:top w:w="100" w:type="dxa"/>
              <w:left w:w="100" w:type="dxa"/>
              <w:bottom w:w="100" w:type="dxa"/>
              <w:right w:w="100" w:type="dxa"/>
            </w:tcMar>
          </w:tcPr>
          <w:p w14:paraId="4AAE1C3E" w14:textId="051DFF12" w:rsidR="380CA214" w:rsidRPr="00D6707B" w:rsidRDefault="380CA214" w:rsidP="380CA214">
            <w:pPr>
              <w:rPr>
                <w:sz w:val="16"/>
                <w:szCs w:val="16"/>
              </w:rPr>
            </w:pPr>
            <w:r w:rsidRPr="00D6707B">
              <w:rPr>
                <w:rFonts w:eastAsia="Arial"/>
                <w:sz w:val="16"/>
                <w:szCs w:val="16"/>
                <w:lang w:val="en-GB"/>
              </w:rPr>
              <w:t>Algorithm</w:t>
            </w:r>
          </w:p>
        </w:tc>
        <w:tc>
          <w:tcPr>
            <w:tcW w:w="850" w:type="dxa"/>
            <w:tcMar>
              <w:top w:w="100" w:type="dxa"/>
              <w:left w:w="100" w:type="dxa"/>
              <w:bottom w:w="100" w:type="dxa"/>
              <w:right w:w="100" w:type="dxa"/>
            </w:tcMar>
          </w:tcPr>
          <w:p w14:paraId="331F5D79" w14:textId="4C09C242" w:rsidR="380CA214" w:rsidRPr="00D6707B" w:rsidRDefault="380CA214" w:rsidP="380CA214">
            <w:pPr>
              <w:rPr>
                <w:sz w:val="16"/>
                <w:szCs w:val="16"/>
              </w:rPr>
            </w:pPr>
            <w:r w:rsidRPr="00D6707B">
              <w:rPr>
                <w:rFonts w:eastAsia="Arial"/>
                <w:sz w:val="16"/>
                <w:szCs w:val="16"/>
                <w:lang w:val="en-GB"/>
              </w:rPr>
              <w:t xml:space="preserve">Solve </w:t>
            </w:r>
            <w:proofErr w:type="spellStart"/>
            <w:r w:rsidRPr="00D6707B">
              <w:rPr>
                <w:rFonts w:eastAsia="Arial"/>
                <w:sz w:val="16"/>
                <w:szCs w:val="16"/>
                <w:lang w:val="en-GB"/>
              </w:rPr>
              <w:t>avg</w:t>
            </w:r>
            <w:proofErr w:type="spellEnd"/>
            <w:r w:rsidRPr="00D6707B">
              <w:rPr>
                <w:rFonts w:eastAsia="Arial"/>
                <w:sz w:val="16"/>
                <w:szCs w:val="16"/>
                <w:lang w:val="en-GB"/>
              </w:rPr>
              <w:t xml:space="preserve"> (</w:t>
            </w:r>
            <w:proofErr w:type="spellStart"/>
            <w:r w:rsidRPr="00D6707B">
              <w:rPr>
                <w:rFonts w:eastAsia="Arial"/>
                <w:sz w:val="16"/>
                <w:szCs w:val="16"/>
                <w:lang w:val="en-GB"/>
              </w:rPr>
              <w:t>ms</w:t>
            </w:r>
            <w:proofErr w:type="spellEnd"/>
            <w:r w:rsidRPr="00D6707B">
              <w:rPr>
                <w:rFonts w:eastAsia="Arial"/>
                <w:sz w:val="16"/>
                <w:szCs w:val="16"/>
                <w:lang w:val="en-GB"/>
              </w:rPr>
              <w:t>)</w:t>
            </w:r>
          </w:p>
        </w:tc>
        <w:tc>
          <w:tcPr>
            <w:tcW w:w="851" w:type="dxa"/>
            <w:tcMar>
              <w:top w:w="100" w:type="dxa"/>
              <w:left w:w="100" w:type="dxa"/>
              <w:bottom w:w="100" w:type="dxa"/>
              <w:right w:w="100" w:type="dxa"/>
            </w:tcMar>
          </w:tcPr>
          <w:p w14:paraId="288D07A7" w14:textId="0F0E4FBA" w:rsidR="380CA214" w:rsidRPr="00D6707B" w:rsidRDefault="380CA214" w:rsidP="380CA214">
            <w:pPr>
              <w:rPr>
                <w:sz w:val="16"/>
                <w:szCs w:val="16"/>
              </w:rPr>
            </w:pPr>
            <w:r w:rsidRPr="00D6707B">
              <w:rPr>
                <w:rFonts w:eastAsia="Arial"/>
                <w:sz w:val="16"/>
                <w:szCs w:val="16"/>
                <w:lang w:val="en-GB"/>
              </w:rPr>
              <w:t>Solve Median (</w:t>
            </w:r>
            <w:proofErr w:type="spellStart"/>
            <w:r w:rsidRPr="00D6707B">
              <w:rPr>
                <w:rFonts w:eastAsia="Arial"/>
                <w:sz w:val="16"/>
                <w:szCs w:val="16"/>
                <w:lang w:val="en-GB"/>
              </w:rPr>
              <w:t>ms</w:t>
            </w:r>
            <w:proofErr w:type="spellEnd"/>
            <w:r w:rsidRPr="00D6707B">
              <w:rPr>
                <w:rFonts w:eastAsia="Arial"/>
                <w:sz w:val="16"/>
                <w:szCs w:val="16"/>
                <w:lang w:val="en-GB"/>
              </w:rPr>
              <w:t>)</w:t>
            </w:r>
          </w:p>
        </w:tc>
        <w:tc>
          <w:tcPr>
            <w:tcW w:w="709" w:type="dxa"/>
            <w:tcMar>
              <w:top w:w="100" w:type="dxa"/>
              <w:left w:w="100" w:type="dxa"/>
              <w:bottom w:w="100" w:type="dxa"/>
              <w:right w:w="100" w:type="dxa"/>
            </w:tcMar>
          </w:tcPr>
          <w:p w14:paraId="1B5C983D" w14:textId="134A4833" w:rsidR="380CA214" w:rsidRPr="00D6707B" w:rsidRDefault="380CA214" w:rsidP="380CA214">
            <w:pPr>
              <w:rPr>
                <w:sz w:val="16"/>
                <w:szCs w:val="16"/>
              </w:rPr>
            </w:pPr>
            <w:r w:rsidRPr="00D6707B">
              <w:rPr>
                <w:rFonts w:eastAsia="Arial"/>
                <w:sz w:val="16"/>
                <w:szCs w:val="16"/>
                <w:lang w:val="en-GB"/>
              </w:rPr>
              <w:t>Solve P95 (</w:t>
            </w:r>
            <w:proofErr w:type="spellStart"/>
            <w:r w:rsidRPr="00D6707B">
              <w:rPr>
                <w:rFonts w:eastAsia="Arial"/>
                <w:sz w:val="16"/>
                <w:szCs w:val="16"/>
                <w:lang w:val="en-GB"/>
              </w:rPr>
              <w:t>ms</w:t>
            </w:r>
            <w:proofErr w:type="spellEnd"/>
            <w:r w:rsidRPr="00D6707B">
              <w:rPr>
                <w:rFonts w:eastAsia="Arial"/>
                <w:sz w:val="16"/>
                <w:szCs w:val="16"/>
                <w:lang w:val="en-GB"/>
              </w:rPr>
              <w:t>)</w:t>
            </w:r>
          </w:p>
        </w:tc>
        <w:tc>
          <w:tcPr>
            <w:tcW w:w="708" w:type="dxa"/>
            <w:tcMar>
              <w:top w:w="100" w:type="dxa"/>
              <w:left w:w="100" w:type="dxa"/>
              <w:bottom w:w="100" w:type="dxa"/>
              <w:right w:w="100" w:type="dxa"/>
            </w:tcMar>
          </w:tcPr>
          <w:p w14:paraId="58AAB878" w14:textId="6DE0D594" w:rsidR="380CA214" w:rsidRPr="00D6707B" w:rsidRDefault="380CA214" w:rsidP="380CA214">
            <w:pPr>
              <w:rPr>
                <w:sz w:val="16"/>
                <w:szCs w:val="16"/>
              </w:rPr>
            </w:pPr>
            <w:r w:rsidRPr="00D6707B">
              <w:rPr>
                <w:rFonts w:eastAsia="Arial"/>
                <w:sz w:val="16"/>
                <w:szCs w:val="16"/>
                <w:lang w:val="en-GB"/>
              </w:rPr>
              <w:t>Solve max (</w:t>
            </w:r>
            <w:proofErr w:type="spellStart"/>
            <w:r w:rsidRPr="00D6707B">
              <w:rPr>
                <w:rFonts w:eastAsia="Arial"/>
                <w:sz w:val="16"/>
                <w:szCs w:val="16"/>
                <w:lang w:val="en-GB"/>
              </w:rPr>
              <w:t>ms</w:t>
            </w:r>
            <w:proofErr w:type="spellEnd"/>
            <w:r w:rsidRPr="00D6707B">
              <w:rPr>
                <w:rFonts w:eastAsia="Arial"/>
                <w:sz w:val="16"/>
                <w:szCs w:val="16"/>
                <w:lang w:val="en-GB"/>
              </w:rPr>
              <w:t>)</w:t>
            </w:r>
          </w:p>
        </w:tc>
        <w:tc>
          <w:tcPr>
            <w:tcW w:w="951" w:type="dxa"/>
            <w:tcMar>
              <w:top w:w="100" w:type="dxa"/>
              <w:left w:w="100" w:type="dxa"/>
              <w:bottom w:w="100" w:type="dxa"/>
              <w:right w:w="100" w:type="dxa"/>
            </w:tcMar>
          </w:tcPr>
          <w:p w14:paraId="352D71A5" w14:textId="506CEFAE" w:rsidR="380CA214" w:rsidRPr="00D6707B" w:rsidRDefault="380CA214" w:rsidP="380CA214">
            <w:pPr>
              <w:rPr>
                <w:sz w:val="16"/>
                <w:szCs w:val="16"/>
              </w:rPr>
            </w:pPr>
            <w:r w:rsidRPr="00D6707B">
              <w:rPr>
                <w:rFonts w:eastAsia="Arial"/>
                <w:sz w:val="16"/>
                <w:szCs w:val="16"/>
                <w:lang w:val="en-GB"/>
              </w:rPr>
              <w:t>Frames to Converge</w:t>
            </w:r>
          </w:p>
        </w:tc>
      </w:tr>
      <w:tr w:rsidR="380CA214" w14:paraId="00460C84" w14:textId="77777777" w:rsidTr="002B3B01">
        <w:trPr>
          <w:trHeight w:val="300"/>
        </w:trPr>
        <w:tc>
          <w:tcPr>
            <w:tcW w:w="951" w:type="dxa"/>
            <w:tcMar>
              <w:top w:w="100" w:type="dxa"/>
              <w:left w:w="100" w:type="dxa"/>
              <w:bottom w:w="100" w:type="dxa"/>
              <w:right w:w="100" w:type="dxa"/>
            </w:tcMar>
          </w:tcPr>
          <w:p w14:paraId="6941AD1C" w14:textId="016F9D7C" w:rsidR="380CA214" w:rsidRPr="00D6707B" w:rsidRDefault="380CA214" w:rsidP="380CA214">
            <w:pPr>
              <w:rPr>
                <w:sz w:val="16"/>
                <w:szCs w:val="16"/>
              </w:rPr>
            </w:pPr>
            <w:r w:rsidRPr="00D6707B">
              <w:rPr>
                <w:rFonts w:eastAsia="Arial"/>
                <w:sz w:val="16"/>
                <w:szCs w:val="16"/>
                <w:lang w:val="en-GB"/>
              </w:rPr>
              <w:t>CCD</w:t>
            </w:r>
          </w:p>
        </w:tc>
        <w:tc>
          <w:tcPr>
            <w:tcW w:w="850" w:type="dxa"/>
            <w:tcMar>
              <w:top w:w="100" w:type="dxa"/>
              <w:left w:w="100" w:type="dxa"/>
              <w:bottom w:w="100" w:type="dxa"/>
              <w:right w:w="100" w:type="dxa"/>
            </w:tcMar>
          </w:tcPr>
          <w:p w14:paraId="568BB7EA" w14:textId="11163E65" w:rsidR="380CA214" w:rsidRPr="00D6707B" w:rsidRDefault="380CA214" w:rsidP="380CA214">
            <w:pPr>
              <w:rPr>
                <w:sz w:val="16"/>
                <w:szCs w:val="16"/>
              </w:rPr>
            </w:pPr>
            <w:r w:rsidRPr="00D6707B">
              <w:rPr>
                <w:rFonts w:eastAsia="Arial"/>
                <w:sz w:val="16"/>
                <w:szCs w:val="16"/>
                <w:lang w:val="en-GB"/>
              </w:rPr>
              <w:t>0.732</w:t>
            </w:r>
          </w:p>
        </w:tc>
        <w:tc>
          <w:tcPr>
            <w:tcW w:w="851" w:type="dxa"/>
            <w:tcMar>
              <w:top w:w="100" w:type="dxa"/>
              <w:left w:w="100" w:type="dxa"/>
              <w:bottom w:w="100" w:type="dxa"/>
              <w:right w:w="100" w:type="dxa"/>
            </w:tcMar>
          </w:tcPr>
          <w:p w14:paraId="6D74E15F" w14:textId="39F6AFA0" w:rsidR="380CA214" w:rsidRPr="00D6707B" w:rsidRDefault="380CA214" w:rsidP="380CA214">
            <w:pPr>
              <w:rPr>
                <w:sz w:val="16"/>
                <w:szCs w:val="16"/>
              </w:rPr>
            </w:pPr>
            <w:r w:rsidRPr="00D6707B">
              <w:rPr>
                <w:rFonts w:eastAsia="Arial"/>
                <w:sz w:val="16"/>
                <w:szCs w:val="16"/>
                <w:lang w:val="en-GB"/>
              </w:rPr>
              <w:t>0.945</w:t>
            </w:r>
          </w:p>
        </w:tc>
        <w:tc>
          <w:tcPr>
            <w:tcW w:w="709" w:type="dxa"/>
            <w:tcMar>
              <w:top w:w="100" w:type="dxa"/>
              <w:left w:w="100" w:type="dxa"/>
              <w:bottom w:w="100" w:type="dxa"/>
              <w:right w:w="100" w:type="dxa"/>
            </w:tcMar>
          </w:tcPr>
          <w:p w14:paraId="4A65727A" w14:textId="64CA6A77" w:rsidR="380CA214" w:rsidRPr="00D6707B" w:rsidRDefault="380CA214" w:rsidP="380CA214">
            <w:pPr>
              <w:rPr>
                <w:sz w:val="16"/>
                <w:szCs w:val="16"/>
              </w:rPr>
            </w:pPr>
            <w:r w:rsidRPr="00D6707B">
              <w:rPr>
                <w:rFonts w:eastAsia="Arial"/>
                <w:sz w:val="16"/>
                <w:szCs w:val="16"/>
                <w:lang w:val="en-GB"/>
              </w:rPr>
              <w:t>1.221</w:t>
            </w:r>
          </w:p>
        </w:tc>
        <w:tc>
          <w:tcPr>
            <w:tcW w:w="708" w:type="dxa"/>
            <w:tcMar>
              <w:top w:w="100" w:type="dxa"/>
              <w:left w:w="100" w:type="dxa"/>
              <w:bottom w:w="100" w:type="dxa"/>
              <w:right w:w="100" w:type="dxa"/>
            </w:tcMar>
          </w:tcPr>
          <w:p w14:paraId="3C70BD55" w14:textId="0E32E9BD" w:rsidR="380CA214" w:rsidRPr="00D6707B" w:rsidRDefault="380CA214" w:rsidP="380CA214">
            <w:pPr>
              <w:rPr>
                <w:sz w:val="16"/>
                <w:szCs w:val="16"/>
              </w:rPr>
            </w:pPr>
            <w:r w:rsidRPr="00D6707B">
              <w:rPr>
                <w:rFonts w:eastAsia="Arial"/>
                <w:sz w:val="16"/>
                <w:szCs w:val="16"/>
                <w:lang w:val="en-GB"/>
              </w:rPr>
              <w:t>2.557</w:t>
            </w:r>
          </w:p>
        </w:tc>
        <w:tc>
          <w:tcPr>
            <w:tcW w:w="951" w:type="dxa"/>
            <w:tcMar>
              <w:top w:w="100" w:type="dxa"/>
              <w:left w:w="100" w:type="dxa"/>
              <w:bottom w:w="100" w:type="dxa"/>
              <w:right w:w="100" w:type="dxa"/>
            </w:tcMar>
          </w:tcPr>
          <w:p w14:paraId="63A4B782" w14:textId="00B934F5" w:rsidR="380CA214" w:rsidRPr="00D6707B" w:rsidRDefault="380CA214" w:rsidP="380CA214">
            <w:pPr>
              <w:rPr>
                <w:sz w:val="16"/>
                <w:szCs w:val="16"/>
              </w:rPr>
            </w:pPr>
            <w:r w:rsidRPr="00D6707B">
              <w:rPr>
                <w:rFonts w:eastAsia="Arial"/>
                <w:sz w:val="16"/>
                <w:szCs w:val="16"/>
                <w:lang w:val="en-GB"/>
              </w:rPr>
              <w:t>~22</w:t>
            </w:r>
          </w:p>
        </w:tc>
      </w:tr>
      <w:tr w:rsidR="380CA214" w14:paraId="4A4967B7" w14:textId="77777777" w:rsidTr="002B3B01">
        <w:trPr>
          <w:trHeight w:val="300"/>
        </w:trPr>
        <w:tc>
          <w:tcPr>
            <w:tcW w:w="951" w:type="dxa"/>
            <w:tcMar>
              <w:top w:w="100" w:type="dxa"/>
              <w:left w:w="100" w:type="dxa"/>
              <w:bottom w:w="100" w:type="dxa"/>
              <w:right w:w="100" w:type="dxa"/>
            </w:tcMar>
          </w:tcPr>
          <w:p w14:paraId="6EB477AF" w14:textId="02CC4347" w:rsidR="380CA214" w:rsidRPr="00D6707B" w:rsidRDefault="380CA214" w:rsidP="380CA214">
            <w:pPr>
              <w:rPr>
                <w:sz w:val="16"/>
                <w:szCs w:val="16"/>
              </w:rPr>
            </w:pPr>
            <w:r w:rsidRPr="00D6707B">
              <w:rPr>
                <w:rFonts w:eastAsia="Arial"/>
                <w:sz w:val="16"/>
                <w:szCs w:val="16"/>
                <w:lang w:val="en-GB"/>
              </w:rPr>
              <w:t>FABRIK</w:t>
            </w:r>
          </w:p>
        </w:tc>
        <w:tc>
          <w:tcPr>
            <w:tcW w:w="850" w:type="dxa"/>
            <w:tcMar>
              <w:top w:w="100" w:type="dxa"/>
              <w:left w:w="100" w:type="dxa"/>
              <w:bottom w:w="100" w:type="dxa"/>
              <w:right w:w="100" w:type="dxa"/>
            </w:tcMar>
          </w:tcPr>
          <w:p w14:paraId="6813808D" w14:textId="23C42048" w:rsidR="380CA214" w:rsidRPr="00D6707B" w:rsidRDefault="380CA214" w:rsidP="380CA214">
            <w:pPr>
              <w:rPr>
                <w:sz w:val="16"/>
                <w:szCs w:val="16"/>
              </w:rPr>
            </w:pPr>
            <w:r w:rsidRPr="00D6707B">
              <w:rPr>
                <w:rFonts w:eastAsia="Arial"/>
                <w:sz w:val="16"/>
                <w:szCs w:val="16"/>
                <w:lang w:val="en-GB"/>
              </w:rPr>
              <w:t>3.730</w:t>
            </w:r>
          </w:p>
        </w:tc>
        <w:tc>
          <w:tcPr>
            <w:tcW w:w="851" w:type="dxa"/>
            <w:tcMar>
              <w:top w:w="100" w:type="dxa"/>
              <w:left w:w="100" w:type="dxa"/>
              <w:bottom w:w="100" w:type="dxa"/>
              <w:right w:w="100" w:type="dxa"/>
            </w:tcMar>
          </w:tcPr>
          <w:p w14:paraId="0E2E427E" w14:textId="315ACFCE" w:rsidR="380CA214" w:rsidRPr="00D6707B" w:rsidRDefault="380CA214" w:rsidP="380CA214">
            <w:pPr>
              <w:rPr>
                <w:sz w:val="16"/>
                <w:szCs w:val="16"/>
              </w:rPr>
            </w:pPr>
            <w:r w:rsidRPr="00D6707B">
              <w:rPr>
                <w:rFonts w:eastAsia="Arial"/>
                <w:sz w:val="16"/>
                <w:szCs w:val="16"/>
                <w:lang w:val="en-GB"/>
              </w:rPr>
              <w:t>4.705</w:t>
            </w:r>
          </w:p>
        </w:tc>
        <w:tc>
          <w:tcPr>
            <w:tcW w:w="709" w:type="dxa"/>
            <w:tcMar>
              <w:top w:w="100" w:type="dxa"/>
              <w:left w:w="100" w:type="dxa"/>
              <w:bottom w:w="100" w:type="dxa"/>
              <w:right w:w="100" w:type="dxa"/>
            </w:tcMar>
          </w:tcPr>
          <w:p w14:paraId="6A8CBB4A" w14:textId="2899BC80" w:rsidR="380CA214" w:rsidRPr="00D6707B" w:rsidRDefault="380CA214" w:rsidP="380CA214">
            <w:pPr>
              <w:rPr>
                <w:sz w:val="16"/>
                <w:szCs w:val="16"/>
              </w:rPr>
            </w:pPr>
            <w:r w:rsidRPr="00D6707B">
              <w:rPr>
                <w:rFonts w:eastAsia="Arial"/>
                <w:sz w:val="16"/>
                <w:szCs w:val="16"/>
                <w:lang w:val="en-GB"/>
              </w:rPr>
              <w:t>5.907</w:t>
            </w:r>
          </w:p>
        </w:tc>
        <w:tc>
          <w:tcPr>
            <w:tcW w:w="708" w:type="dxa"/>
            <w:tcMar>
              <w:top w:w="100" w:type="dxa"/>
              <w:left w:w="100" w:type="dxa"/>
              <w:bottom w:w="100" w:type="dxa"/>
              <w:right w:w="100" w:type="dxa"/>
            </w:tcMar>
          </w:tcPr>
          <w:p w14:paraId="67E745F5" w14:textId="2F3A25A7" w:rsidR="380CA214" w:rsidRPr="00D6707B" w:rsidRDefault="380CA214" w:rsidP="380CA214">
            <w:pPr>
              <w:rPr>
                <w:sz w:val="16"/>
                <w:szCs w:val="16"/>
              </w:rPr>
            </w:pPr>
            <w:r w:rsidRPr="00D6707B">
              <w:rPr>
                <w:rFonts w:eastAsia="Arial"/>
                <w:sz w:val="16"/>
                <w:szCs w:val="16"/>
                <w:lang w:val="en-GB"/>
              </w:rPr>
              <w:t>12.04</w:t>
            </w:r>
            <w:r w:rsidR="78385DB8" w:rsidRPr="00D6707B">
              <w:rPr>
                <w:rFonts w:eastAsia="Arial"/>
                <w:sz w:val="16"/>
                <w:szCs w:val="16"/>
                <w:lang w:val="en-GB"/>
              </w:rPr>
              <w:t>6</w:t>
            </w:r>
          </w:p>
        </w:tc>
        <w:tc>
          <w:tcPr>
            <w:tcW w:w="951" w:type="dxa"/>
            <w:tcMar>
              <w:top w:w="100" w:type="dxa"/>
              <w:left w:w="100" w:type="dxa"/>
              <w:bottom w:w="100" w:type="dxa"/>
              <w:right w:w="100" w:type="dxa"/>
            </w:tcMar>
          </w:tcPr>
          <w:p w14:paraId="795DAE1E" w14:textId="3C9AB352" w:rsidR="380CA214" w:rsidRPr="00D6707B" w:rsidRDefault="380CA214" w:rsidP="380CA214">
            <w:pPr>
              <w:rPr>
                <w:sz w:val="16"/>
                <w:szCs w:val="16"/>
              </w:rPr>
            </w:pPr>
            <w:r w:rsidRPr="00D6707B">
              <w:rPr>
                <w:rFonts w:eastAsia="Arial"/>
                <w:sz w:val="16"/>
                <w:szCs w:val="16"/>
                <w:lang w:val="en-GB"/>
              </w:rPr>
              <w:t>~7</w:t>
            </w:r>
          </w:p>
        </w:tc>
      </w:tr>
      <w:tr w:rsidR="380CA214" w14:paraId="737B368D" w14:textId="77777777" w:rsidTr="002B3B01">
        <w:trPr>
          <w:trHeight w:val="300"/>
        </w:trPr>
        <w:tc>
          <w:tcPr>
            <w:tcW w:w="951" w:type="dxa"/>
            <w:tcMar>
              <w:top w:w="100" w:type="dxa"/>
              <w:left w:w="100" w:type="dxa"/>
              <w:bottom w:w="100" w:type="dxa"/>
              <w:right w:w="100" w:type="dxa"/>
            </w:tcMar>
          </w:tcPr>
          <w:p w14:paraId="4B347158" w14:textId="0176957E" w:rsidR="380CA214" w:rsidRPr="00D6707B" w:rsidRDefault="380CA214" w:rsidP="380CA214">
            <w:pPr>
              <w:rPr>
                <w:sz w:val="16"/>
                <w:szCs w:val="16"/>
              </w:rPr>
            </w:pPr>
            <w:r w:rsidRPr="00D6707B">
              <w:rPr>
                <w:rFonts w:eastAsia="Arial"/>
                <w:sz w:val="16"/>
                <w:szCs w:val="16"/>
                <w:lang w:val="en-GB"/>
              </w:rPr>
              <w:t>Jacobian</w:t>
            </w:r>
          </w:p>
          <w:p w14:paraId="5B18B678" w14:textId="76A9947E" w:rsidR="710ABF4A" w:rsidRPr="00D6707B" w:rsidRDefault="710ABF4A" w:rsidP="380CA214">
            <w:pPr>
              <w:rPr>
                <w:sz w:val="16"/>
                <w:szCs w:val="16"/>
              </w:rPr>
            </w:pPr>
            <w:r w:rsidRPr="00D6707B">
              <w:rPr>
                <w:rFonts w:eastAsia="Arial"/>
                <w:sz w:val="16"/>
                <w:szCs w:val="16"/>
                <w:lang w:val="en-GB"/>
              </w:rPr>
              <w:t>(DLS)</w:t>
            </w:r>
          </w:p>
        </w:tc>
        <w:tc>
          <w:tcPr>
            <w:tcW w:w="850" w:type="dxa"/>
            <w:tcMar>
              <w:top w:w="100" w:type="dxa"/>
              <w:left w:w="100" w:type="dxa"/>
              <w:bottom w:w="100" w:type="dxa"/>
              <w:right w:w="100" w:type="dxa"/>
            </w:tcMar>
          </w:tcPr>
          <w:p w14:paraId="51333529" w14:textId="7BC33150" w:rsidR="380CA214" w:rsidRPr="00D6707B" w:rsidRDefault="380CA214" w:rsidP="380CA214">
            <w:pPr>
              <w:rPr>
                <w:sz w:val="16"/>
                <w:szCs w:val="16"/>
              </w:rPr>
            </w:pPr>
            <w:r w:rsidRPr="00D6707B">
              <w:rPr>
                <w:rFonts w:eastAsia="Arial"/>
                <w:sz w:val="16"/>
                <w:szCs w:val="16"/>
                <w:lang w:val="en-GB"/>
              </w:rPr>
              <w:t>0.272</w:t>
            </w:r>
          </w:p>
        </w:tc>
        <w:tc>
          <w:tcPr>
            <w:tcW w:w="851" w:type="dxa"/>
            <w:tcMar>
              <w:top w:w="100" w:type="dxa"/>
              <w:left w:w="100" w:type="dxa"/>
              <w:bottom w:w="100" w:type="dxa"/>
              <w:right w:w="100" w:type="dxa"/>
            </w:tcMar>
          </w:tcPr>
          <w:p w14:paraId="273746A9" w14:textId="73DA79F3" w:rsidR="380CA214" w:rsidRPr="00D6707B" w:rsidRDefault="380CA214" w:rsidP="380CA214">
            <w:pPr>
              <w:rPr>
                <w:sz w:val="16"/>
                <w:szCs w:val="16"/>
              </w:rPr>
            </w:pPr>
            <w:r w:rsidRPr="00D6707B">
              <w:rPr>
                <w:rFonts w:eastAsia="Arial"/>
                <w:sz w:val="16"/>
                <w:szCs w:val="16"/>
                <w:lang w:val="en-GB"/>
              </w:rPr>
              <w:t>0.261</w:t>
            </w:r>
          </w:p>
        </w:tc>
        <w:tc>
          <w:tcPr>
            <w:tcW w:w="709" w:type="dxa"/>
            <w:tcMar>
              <w:top w:w="100" w:type="dxa"/>
              <w:left w:w="100" w:type="dxa"/>
              <w:bottom w:w="100" w:type="dxa"/>
              <w:right w:w="100" w:type="dxa"/>
            </w:tcMar>
          </w:tcPr>
          <w:p w14:paraId="3C35EC8D" w14:textId="7C9067F3" w:rsidR="380CA214" w:rsidRPr="00D6707B" w:rsidRDefault="380CA214" w:rsidP="380CA214">
            <w:pPr>
              <w:rPr>
                <w:sz w:val="16"/>
                <w:szCs w:val="16"/>
              </w:rPr>
            </w:pPr>
            <w:r w:rsidRPr="00D6707B">
              <w:rPr>
                <w:rFonts w:eastAsia="Arial"/>
                <w:sz w:val="16"/>
                <w:szCs w:val="16"/>
                <w:lang w:val="en-GB"/>
              </w:rPr>
              <w:t>0.728</w:t>
            </w:r>
          </w:p>
        </w:tc>
        <w:tc>
          <w:tcPr>
            <w:tcW w:w="708" w:type="dxa"/>
            <w:tcMar>
              <w:top w:w="100" w:type="dxa"/>
              <w:left w:w="100" w:type="dxa"/>
              <w:bottom w:w="100" w:type="dxa"/>
              <w:right w:w="100" w:type="dxa"/>
            </w:tcMar>
          </w:tcPr>
          <w:p w14:paraId="2002CBF3" w14:textId="2BD03181" w:rsidR="380CA214" w:rsidRPr="00D6707B" w:rsidRDefault="380CA214" w:rsidP="380CA214">
            <w:pPr>
              <w:rPr>
                <w:sz w:val="16"/>
                <w:szCs w:val="16"/>
              </w:rPr>
            </w:pPr>
            <w:r w:rsidRPr="00D6707B">
              <w:rPr>
                <w:rFonts w:eastAsia="Arial"/>
                <w:sz w:val="16"/>
                <w:szCs w:val="16"/>
                <w:lang w:val="en-GB"/>
              </w:rPr>
              <w:t>1.609</w:t>
            </w:r>
          </w:p>
        </w:tc>
        <w:tc>
          <w:tcPr>
            <w:tcW w:w="951" w:type="dxa"/>
            <w:tcMar>
              <w:top w:w="100" w:type="dxa"/>
              <w:left w:w="100" w:type="dxa"/>
              <w:bottom w:w="100" w:type="dxa"/>
              <w:right w:w="100" w:type="dxa"/>
            </w:tcMar>
          </w:tcPr>
          <w:p w14:paraId="0E1D7743" w14:textId="7F605EC6" w:rsidR="380CA214" w:rsidRPr="00D6707B" w:rsidRDefault="380CA214" w:rsidP="380CA214">
            <w:pPr>
              <w:rPr>
                <w:rFonts w:eastAsia="Arial"/>
                <w:sz w:val="16"/>
                <w:szCs w:val="16"/>
                <w:lang w:val="en-GB"/>
              </w:rPr>
            </w:pPr>
            <w:r w:rsidRPr="00D6707B">
              <w:rPr>
                <w:rFonts w:eastAsia="Arial"/>
                <w:sz w:val="16"/>
                <w:szCs w:val="16"/>
                <w:lang w:val="en-GB"/>
              </w:rPr>
              <w:t>~</w:t>
            </w:r>
            <w:r w:rsidR="3F543606" w:rsidRPr="00D6707B">
              <w:rPr>
                <w:rFonts w:eastAsia="Arial"/>
                <w:sz w:val="16"/>
                <w:szCs w:val="16"/>
                <w:lang w:val="en-GB"/>
              </w:rPr>
              <w:t>70</w:t>
            </w:r>
          </w:p>
        </w:tc>
      </w:tr>
    </w:tbl>
    <w:p w14:paraId="73601E76" w14:textId="49EF43EA" w:rsidR="380CA214" w:rsidRDefault="380CA214" w:rsidP="380CA214">
      <w:pPr>
        <w:pStyle w:val="H1"/>
        <w:jc w:val="both"/>
      </w:pPr>
    </w:p>
    <w:p w14:paraId="2A1D89F1" w14:textId="1FBDA2C1" w:rsidR="57F11E8A" w:rsidRDefault="57F11E8A" w:rsidP="380CA214">
      <w:pPr>
        <w:jc w:val="both"/>
      </w:pPr>
      <w:r w:rsidRPr="380CA214">
        <w:rPr>
          <w:sz w:val="20"/>
          <w:szCs w:val="20"/>
        </w:rPr>
        <w:t>The results align with the theoretical characteristics of each method</w:t>
      </w:r>
      <w:r w:rsidR="007847B4">
        <w:rPr>
          <w:sz w:val="20"/>
          <w:szCs w:val="20"/>
        </w:rPr>
        <w:t xml:space="preserve"> [</w:t>
      </w:r>
      <w:r w:rsidR="009354A0">
        <w:rPr>
          <w:sz w:val="20"/>
          <w:szCs w:val="20"/>
        </w:rPr>
        <w:t>12</w:t>
      </w:r>
      <w:r w:rsidR="00096BA0">
        <w:rPr>
          <w:sz w:val="20"/>
          <w:szCs w:val="20"/>
        </w:rPr>
        <w:t xml:space="preserve">, 13, </w:t>
      </w:r>
      <w:r w:rsidR="00512EC6">
        <w:rPr>
          <w:sz w:val="20"/>
          <w:szCs w:val="20"/>
        </w:rPr>
        <w:t>14]</w:t>
      </w:r>
      <w:r w:rsidR="007847B4">
        <w:rPr>
          <w:sz w:val="20"/>
          <w:szCs w:val="20"/>
        </w:rPr>
        <w:t xml:space="preserve">. </w:t>
      </w:r>
      <w:r w:rsidR="7FAA1D6B" w:rsidRPr="380CA214">
        <w:rPr>
          <w:sz w:val="20"/>
          <w:szCs w:val="20"/>
        </w:rPr>
        <w:t xml:space="preserve">FABRIK is the most expensive per message - averaging 3.73 </w:t>
      </w:r>
      <w:proofErr w:type="spellStart"/>
      <w:r w:rsidR="7FAA1D6B" w:rsidRPr="380CA214">
        <w:rPr>
          <w:sz w:val="20"/>
          <w:szCs w:val="20"/>
        </w:rPr>
        <w:t>ms</w:t>
      </w:r>
      <w:proofErr w:type="spellEnd"/>
      <w:r w:rsidR="7FAA1D6B" w:rsidRPr="380CA214">
        <w:rPr>
          <w:sz w:val="20"/>
          <w:szCs w:val="20"/>
        </w:rPr>
        <w:t xml:space="preserve"> against under 1 </w:t>
      </w:r>
      <w:proofErr w:type="spellStart"/>
      <w:r w:rsidR="7FAA1D6B" w:rsidRPr="380CA214">
        <w:rPr>
          <w:sz w:val="20"/>
          <w:szCs w:val="20"/>
        </w:rPr>
        <w:t>ms</w:t>
      </w:r>
      <w:proofErr w:type="spellEnd"/>
      <w:r w:rsidR="7FAA1D6B" w:rsidRPr="380CA214">
        <w:rPr>
          <w:sz w:val="20"/>
          <w:szCs w:val="20"/>
        </w:rPr>
        <w:t xml:space="preserve"> for the other two - which is exactly what we'd expect, since robot FABRIK runs an </w:t>
      </w:r>
      <w:proofErr w:type="gramStart"/>
      <w:r w:rsidR="7FAA1D6B" w:rsidRPr="380CA214">
        <w:rPr>
          <w:sz w:val="20"/>
          <w:szCs w:val="20"/>
        </w:rPr>
        <w:t>8 iteration</w:t>
      </w:r>
      <w:proofErr w:type="gramEnd"/>
      <w:r w:rsidR="7FAA1D6B" w:rsidRPr="380CA214">
        <w:rPr>
          <w:sz w:val="20"/>
          <w:szCs w:val="20"/>
        </w:rPr>
        <w:t xml:space="preserve"> loop with up to 20 inner passes inside every single </w:t>
      </w:r>
      <w:r w:rsidR="74F6C8CF" w:rsidRPr="380CA214">
        <w:rPr>
          <w:sz w:val="20"/>
          <w:szCs w:val="20"/>
        </w:rPr>
        <w:t>message</w:t>
      </w:r>
      <w:r w:rsidR="7FAA1D6B" w:rsidRPr="380CA214">
        <w:rPr>
          <w:sz w:val="20"/>
          <w:szCs w:val="20"/>
        </w:rPr>
        <w:t>.</w:t>
      </w:r>
      <w:r w:rsidRPr="380CA214">
        <w:rPr>
          <w:sz w:val="20"/>
          <w:szCs w:val="20"/>
        </w:rPr>
        <w:t xml:space="preserve"> It recovers this cost through convergence speed, reaching the target in roughly seven frames. Jacobian DLS shows the opposite trade-off: its per-step math is the cheapest of the three (median 0.261 </w:t>
      </w:r>
      <w:proofErr w:type="spellStart"/>
      <w:r w:rsidRPr="380CA214">
        <w:rPr>
          <w:sz w:val="20"/>
          <w:szCs w:val="20"/>
        </w:rPr>
        <w:t>ms</w:t>
      </w:r>
      <w:proofErr w:type="spellEnd"/>
      <w:r w:rsidRPr="380CA214">
        <w:rPr>
          <w:sz w:val="20"/>
          <w:szCs w:val="20"/>
        </w:rPr>
        <w:t xml:space="preserve">), but its small step size means it approaches the target gradually, taking around </w:t>
      </w:r>
      <w:r w:rsidR="2FBF21A9" w:rsidRPr="380CA214">
        <w:rPr>
          <w:sz w:val="20"/>
          <w:szCs w:val="20"/>
        </w:rPr>
        <w:t>70</w:t>
      </w:r>
      <w:r w:rsidRPr="380CA214">
        <w:rPr>
          <w:sz w:val="20"/>
          <w:szCs w:val="20"/>
        </w:rPr>
        <w:t xml:space="preserve"> frames to converge. </w:t>
      </w:r>
      <w:r w:rsidR="097ED1DF" w:rsidRPr="380CA214">
        <w:rPr>
          <w:sz w:val="20"/>
          <w:szCs w:val="20"/>
        </w:rPr>
        <w:t xml:space="preserve">CCD is the balanced middle option. Its average solve time (0.732 </w:t>
      </w:r>
      <w:proofErr w:type="spellStart"/>
      <w:r w:rsidR="097ED1DF" w:rsidRPr="380CA214">
        <w:rPr>
          <w:sz w:val="20"/>
          <w:szCs w:val="20"/>
        </w:rPr>
        <w:t>ms</w:t>
      </w:r>
      <w:proofErr w:type="spellEnd"/>
      <w:r w:rsidR="097ED1DF" w:rsidRPr="380CA214">
        <w:rPr>
          <w:sz w:val="20"/>
          <w:szCs w:val="20"/>
        </w:rPr>
        <w:t xml:space="preserve">) sits between the other two, it converges in about 22 frames - between FABRIK's 7 and Jacobian's 70. For an interactive teaching tool, predictability is an advantage. </w:t>
      </w:r>
      <w:r w:rsidRPr="380CA214">
        <w:rPr>
          <w:sz w:val="20"/>
          <w:szCs w:val="20"/>
        </w:rPr>
        <w:t>These average trade-offs are summarized in Figure 5.</w:t>
      </w:r>
    </w:p>
    <w:p w14:paraId="797BBABC" w14:textId="26E63994" w:rsidR="0650BB9F" w:rsidRDefault="00DF11D0" w:rsidP="380CA214">
      <w:pPr>
        <w:spacing w:before="240"/>
        <w:jc w:val="both"/>
      </w:pPr>
      <w:r>
        <w:rPr>
          <w:noProof/>
        </w:rPr>
        <w:pict w14:anchorId="7B9F3E81">
          <v:shape id="drawing" o:spid="_x0000_i1027" type="#_x0000_t75" style="width:241.15pt;height:137.9pt;visibility:visible;mso-wrap-style:square">
            <v:imagedata r:id="rId14" o:title=""/>
          </v:shape>
        </w:pict>
      </w:r>
      <w:r w:rsidR="0650BB9F" w:rsidRPr="380CA214">
        <w:rPr>
          <w:rFonts w:ascii="Helvetica" w:eastAsia="Helvetica" w:hAnsi="Helvetica" w:cs="Helvetica"/>
          <w:b/>
          <w:bCs/>
          <w:color w:val="00629B"/>
          <w:sz w:val="14"/>
          <w:szCs w:val="14"/>
        </w:rPr>
        <w:t>FIGURE 5.</w:t>
      </w:r>
      <w:r w:rsidR="0650BB9F" w:rsidRPr="380CA214">
        <w:rPr>
          <w:rFonts w:ascii="MS Gothic" w:eastAsia="MS Gothic" w:hAnsi="MS Gothic" w:cs="MS Gothic"/>
          <w:b/>
          <w:bCs/>
          <w:sz w:val="14"/>
          <w:szCs w:val="14"/>
        </w:rPr>
        <w:t> </w:t>
      </w:r>
      <w:r w:rsidR="0650BB9F" w:rsidRPr="380CA214">
        <w:rPr>
          <w:rFonts w:ascii="Helvetica" w:eastAsia="Helvetica" w:hAnsi="Helvetica" w:cs="Helvetica"/>
          <w:b/>
          <w:bCs/>
          <w:sz w:val="14"/>
          <w:szCs w:val="14"/>
        </w:rPr>
        <w:t xml:space="preserve"> Average per-step solve time (</w:t>
      </w:r>
      <w:proofErr w:type="spellStart"/>
      <w:r w:rsidR="0650BB9F" w:rsidRPr="380CA214">
        <w:rPr>
          <w:rFonts w:ascii="Helvetica" w:eastAsia="Helvetica" w:hAnsi="Helvetica" w:cs="Helvetica"/>
          <w:b/>
          <w:bCs/>
          <w:sz w:val="14"/>
          <w:szCs w:val="14"/>
        </w:rPr>
        <w:t>ms</w:t>
      </w:r>
      <w:proofErr w:type="spellEnd"/>
      <w:r w:rsidR="0650BB9F" w:rsidRPr="380CA214">
        <w:rPr>
          <w:rFonts w:ascii="Helvetica" w:eastAsia="Helvetica" w:hAnsi="Helvetica" w:cs="Helvetica"/>
          <w:b/>
          <w:bCs/>
          <w:sz w:val="14"/>
          <w:szCs w:val="14"/>
        </w:rPr>
        <w:t>) versus average frames to converge for each solver. CCD is balanced, Jacobian is cheapest per step but slowest to converge, and FABRIK converges fastest but at the highest per-step cost.</w:t>
      </w:r>
    </w:p>
    <w:p w14:paraId="5ECC5ED9" w14:textId="01870CFE" w:rsidR="380CA214" w:rsidRDefault="380CA214" w:rsidP="380CA214">
      <w:pPr>
        <w:pStyle w:val="H1"/>
        <w:jc w:val="both"/>
        <w:rPr>
          <w:ins w:id="1" w:author="Natalia Walczak I24" w:date="2026-06-18T13:51:00Z"/>
          <w:rFonts w:ascii="MS Gothic" w:eastAsia="MS Gothic" w:hAnsi="MS Gothic" w:cs="MS Gothic"/>
        </w:rPr>
      </w:pPr>
      <w:r>
        <w:br/>
      </w:r>
      <w:r w:rsidR="47C9E864">
        <w:t>V</w:t>
      </w:r>
      <w:r w:rsidR="4D72D261">
        <w:t>I</w:t>
      </w:r>
      <w:r w:rsidR="47C9E864">
        <w:t xml:space="preserve">.  </w:t>
      </w:r>
      <w:r w:rsidR="50F7FB58">
        <w:t xml:space="preserve">  </w:t>
      </w:r>
      <w:r w:rsidR="47C9E864">
        <w:t>LIMITATIONS AND FUTURE WORK</w:t>
      </w:r>
    </w:p>
    <w:p w14:paraId="5AAB5983" w14:textId="7F0A956C" w:rsidR="00E2413A" w:rsidRPr="00141A11" w:rsidRDefault="00E2413A" w:rsidP="009A50D3">
      <w:pPr>
        <w:jc w:val="both"/>
        <w:rPr>
          <w:sz w:val="20"/>
          <w:szCs w:val="20"/>
        </w:rPr>
      </w:pPr>
      <w:r w:rsidRPr="00E2413A">
        <w:rPr>
          <w:sz w:val="20"/>
          <w:szCs w:val="20"/>
        </w:rPr>
        <w:t xml:space="preserve">Several features remain for future work. A DOF axis visualization mode </w:t>
      </w:r>
      <w:r w:rsidR="00544535">
        <w:rPr>
          <w:sz w:val="20"/>
          <w:szCs w:val="20"/>
        </w:rPr>
        <w:t>–</w:t>
      </w:r>
      <w:r w:rsidRPr="00E2413A">
        <w:rPr>
          <w:sz w:val="20"/>
          <w:szCs w:val="20"/>
        </w:rPr>
        <w:t xml:space="preserve"> three-dimensional arrows at each joint showing its rotation axis </w:t>
      </w:r>
      <w:r w:rsidR="00544535">
        <w:rPr>
          <w:sz w:val="20"/>
          <w:szCs w:val="20"/>
        </w:rPr>
        <w:t>–</w:t>
      </w:r>
      <w:r w:rsidRPr="00E2413A">
        <w:rPr>
          <w:sz w:val="20"/>
          <w:szCs w:val="20"/>
        </w:rPr>
        <w:t xml:space="preserve"> has been designed but not yet implemented. A side-by-side comparison view that runs all three algorithms simultaneously on separate arms would further strengthen the educational value. The FABRIK solver, while functional, converges to a target more slowly and less consistently than CCD or Jacobian in certain </w:t>
      </w:r>
      <w:r w:rsidRPr="00E2413A">
        <w:rPr>
          <w:sz w:val="20"/>
          <w:szCs w:val="20"/>
        </w:rPr>
        <w:t>workspace regions; further refinement of its plane-projection step is ongoing.</w:t>
      </w:r>
    </w:p>
    <w:p w14:paraId="2D14C26A" w14:textId="0612D3B3" w:rsidR="0091745E" w:rsidRPr="0091745E" w:rsidRDefault="0DAF0609" w:rsidP="00967599">
      <w:pPr>
        <w:pStyle w:val="H1"/>
        <w:jc w:val="both"/>
      </w:pPr>
      <w:r>
        <w:t>V</w:t>
      </w:r>
      <w:r w:rsidR="1119C82A">
        <w:t>I</w:t>
      </w:r>
      <w:r w:rsidR="07758534">
        <w:t>I</w:t>
      </w:r>
      <w:r>
        <w:t>.</w:t>
      </w:r>
      <w:r w:rsidRPr="380CA214">
        <w:rPr>
          <w:rFonts w:ascii="MS Gothic" w:eastAsia="MS Gothic" w:hAnsi="MS Gothic" w:cs="MS Gothic"/>
        </w:rPr>
        <w:t> </w:t>
      </w:r>
      <w:r w:rsidR="02402127">
        <w:t xml:space="preserve">CONCLUSIONS AND PERSPECTIVES </w:t>
      </w:r>
    </w:p>
    <w:p w14:paraId="57AB731C" w14:textId="241252D3" w:rsidR="00096BA0" w:rsidRPr="00096BA0" w:rsidRDefault="00096BA0" w:rsidP="00096BA0">
      <w:pPr>
        <w:pStyle w:val="H1"/>
        <w:jc w:val="both"/>
        <w:rPr>
          <w:rFonts w:ascii="Times New Roman" w:hAnsi="Times New Roman" w:cs="Times New Roman"/>
          <w:b w:val="0"/>
          <w:bCs w:val="0"/>
          <w:color w:val="auto"/>
          <w:sz w:val="20"/>
          <w:szCs w:val="20"/>
          <w:lang w:val="en-GB"/>
        </w:rPr>
      </w:pPr>
      <w:r w:rsidRPr="00096BA0">
        <w:rPr>
          <w:rFonts w:ascii="Times New Roman" w:hAnsi="Times New Roman" w:cs="Times New Roman"/>
          <w:b w:val="0"/>
          <w:bCs w:val="0"/>
          <w:color w:val="auto"/>
          <w:sz w:val="20"/>
          <w:szCs w:val="20"/>
          <w:lang w:val="en-GB"/>
        </w:rPr>
        <w:t xml:space="preserve">The project has delivered a functional interactive inverse kinematics visualizer. All three algorithms </w:t>
      </w:r>
      <w:r>
        <w:rPr>
          <w:rFonts w:ascii="Times New Roman" w:hAnsi="Times New Roman" w:cs="Times New Roman"/>
          <w:b w:val="0"/>
          <w:bCs w:val="0"/>
          <w:color w:val="auto"/>
          <w:sz w:val="20"/>
          <w:szCs w:val="20"/>
          <w:lang w:val="en-GB"/>
        </w:rPr>
        <w:t>–</w:t>
      </w:r>
      <w:r w:rsidRPr="00096BA0">
        <w:rPr>
          <w:rFonts w:ascii="Times New Roman" w:hAnsi="Times New Roman" w:cs="Times New Roman"/>
          <w:b w:val="0"/>
          <w:bCs w:val="0"/>
          <w:color w:val="auto"/>
          <w:sz w:val="20"/>
          <w:szCs w:val="20"/>
          <w:lang w:val="en-GB"/>
        </w:rPr>
        <w:t xml:space="preserve"> </w:t>
      </w:r>
      <w:proofErr w:type="gramStart"/>
      <w:r w:rsidRPr="00096BA0">
        <w:rPr>
          <w:rFonts w:ascii="Times New Roman" w:hAnsi="Times New Roman" w:cs="Times New Roman"/>
          <w:b w:val="0"/>
          <w:bCs w:val="0"/>
          <w:color w:val="auto"/>
          <w:sz w:val="20"/>
          <w:szCs w:val="20"/>
          <w:lang w:val="en-GB"/>
        </w:rPr>
        <w:t>CCD</w:t>
      </w:r>
      <w:r>
        <w:rPr>
          <w:rFonts w:ascii="Times New Roman" w:hAnsi="Times New Roman" w:cs="Times New Roman"/>
          <w:b w:val="0"/>
          <w:bCs w:val="0"/>
          <w:color w:val="auto"/>
          <w:sz w:val="20"/>
          <w:szCs w:val="20"/>
          <w:lang w:val="en-GB"/>
        </w:rPr>
        <w:t xml:space="preserve">,  </w:t>
      </w:r>
      <w:r w:rsidRPr="00096BA0">
        <w:rPr>
          <w:rFonts w:ascii="Times New Roman" w:hAnsi="Times New Roman" w:cs="Times New Roman"/>
          <w:b w:val="0"/>
          <w:bCs w:val="0"/>
          <w:color w:val="auto"/>
          <w:sz w:val="20"/>
          <w:szCs w:val="20"/>
          <w:lang w:val="en-GB"/>
        </w:rPr>
        <w:t xml:space="preserve"> </w:t>
      </w:r>
      <w:proofErr w:type="gramEnd"/>
      <w:r w:rsidRPr="00096BA0">
        <w:rPr>
          <w:rFonts w:ascii="Times New Roman" w:hAnsi="Times New Roman" w:cs="Times New Roman"/>
          <w:b w:val="0"/>
          <w:bCs w:val="0"/>
          <w:color w:val="auto"/>
          <w:sz w:val="20"/>
          <w:szCs w:val="20"/>
          <w:lang w:val="en-GB"/>
        </w:rPr>
        <w:t>FABRIK, and Jacobian Damped Least Squares</w:t>
      </w:r>
      <w:r>
        <w:rPr>
          <w:rFonts w:ascii="Times New Roman" w:hAnsi="Times New Roman" w:cs="Times New Roman"/>
          <w:b w:val="0"/>
          <w:bCs w:val="0"/>
          <w:color w:val="auto"/>
          <w:sz w:val="20"/>
          <w:szCs w:val="20"/>
          <w:lang w:val="en-GB"/>
        </w:rPr>
        <w:t xml:space="preserve"> –</w:t>
      </w:r>
      <w:r w:rsidRPr="00096BA0">
        <w:rPr>
          <w:rFonts w:ascii="Times New Roman" w:hAnsi="Times New Roman" w:cs="Times New Roman"/>
          <w:b w:val="0"/>
          <w:bCs w:val="0"/>
          <w:color w:val="auto"/>
          <w:sz w:val="20"/>
          <w:szCs w:val="20"/>
          <w:lang w:val="en-GB"/>
        </w:rPr>
        <w:t xml:space="preserve"> operate in real time on a DOF-constrained six-joint robotic arm, and users can switch between them, freeze individual joints, trace convergence paths, and manually override joint angles through the Godot interface. By providing an interactive platform, the tool aligns with research emphasizing that virtual simulation environments are essential for teaching complex robotics concepts [5, 6, 7] and fostering computational thinking in educational settings [8, 9]. The two-process architecture proved effective: Python handles the mathematical core independently of Godot's rendering layer, making the solvers straightforward to develop, debug, and compare.</w:t>
      </w:r>
    </w:p>
    <w:p w14:paraId="0D99514D" w14:textId="1FBF66E4" w:rsidR="001C597C" w:rsidRPr="0039182A" w:rsidRDefault="00096BA0" w:rsidP="00096BA0">
      <w:pPr>
        <w:pStyle w:val="H1"/>
        <w:jc w:val="both"/>
        <w:rPr>
          <w:rFonts w:ascii="Times New Roman" w:hAnsi="Times New Roman" w:cs="Times New Roman"/>
          <w:b w:val="0"/>
          <w:bCs w:val="0"/>
          <w:color w:val="auto"/>
          <w:sz w:val="20"/>
          <w:szCs w:val="20"/>
          <w:lang w:val="en-GB"/>
        </w:rPr>
      </w:pPr>
      <w:r w:rsidRPr="00096BA0">
        <w:rPr>
          <w:rFonts w:ascii="Times New Roman" w:hAnsi="Times New Roman" w:cs="Times New Roman"/>
          <w:b w:val="0"/>
          <w:bCs w:val="0"/>
          <w:color w:val="auto"/>
          <w:sz w:val="20"/>
          <w:szCs w:val="20"/>
          <w:lang w:val="en-GB"/>
        </w:rPr>
        <w:t xml:space="preserve">The evaluation in Section V confirmed that the three solvers exhibit distinct, theory-consistent trade-offs: FABRIK provides rapid, singularity-free convergence [12], CCD offers a computationally light but sometimes oscillatory approach [13], and Jacobian Damped Least Squares provides mathematically robust solutions, particularly useful for navigating the singularities that often complicate 6-DOF manipulation [3, 10, 11, 14]. These differences are observable interactively within a single application </w:t>
      </w:r>
      <w:r w:rsidR="00544535">
        <w:rPr>
          <w:rFonts w:ascii="Times New Roman" w:hAnsi="Times New Roman" w:cs="Times New Roman"/>
          <w:b w:val="0"/>
          <w:bCs w:val="0"/>
          <w:color w:val="auto"/>
          <w:sz w:val="20"/>
          <w:szCs w:val="20"/>
          <w:lang w:val="en-GB"/>
        </w:rPr>
        <w:t>–</w:t>
      </w:r>
      <w:r w:rsidRPr="00096BA0">
        <w:rPr>
          <w:rFonts w:ascii="Times New Roman" w:hAnsi="Times New Roman" w:cs="Times New Roman"/>
          <w:b w:val="0"/>
          <w:bCs w:val="0"/>
          <w:color w:val="auto"/>
          <w:sz w:val="20"/>
          <w:szCs w:val="20"/>
          <w:lang w:val="en-GB"/>
        </w:rPr>
        <w:t xml:space="preserve"> th</w:t>
      </w:r>
      <w:r>
        <w:rPr>
          <w:rFonts w:ascii="Times New Roman" w:hAnsi="Times New Roman" w:cs="Times New Roman"/>
          <w:b w:val="0"/>
          <w:bCs w:val="0"/>
          <w:color w:val="auto"/>
          <w:sz w:val="20"/>
          <w:szCs w:val="20"/>
          <w:lang w:val="en-GB"/>
        </w:rPr>
        <w:t>e</w:t>
      </w:r>
      <w:r w:rsidRPr="00096BA0">
        <w:rPr>
          <w:rFonts w:ascii="Times New Roman" w:hAnsi="Times New Roman" w:cs="Times New Roman"/>
          <w:b w:val="0"/>
          <w:bCs w:val="0"/>
          <w:color w:val="auto"/>
          <w:sz w:val="20"/>
          <w:szCs w:val="20"/>
          <w:lang w:val="en-GB"/>
        </w:rPr>
        <w:t xml:space="preserve"> primary educational goal of the project, which mirrors industrial and academic efforts to bridge the gap between abstract kinematic theory and practical robotic implementation [1, 2, 4]. The project has provided practical experience in robotics mathematics, real-time system design, and cross-platform software integration. The resulting tool is ready for classroom use in its current form and offers a clear foundation for the improvements outlined above.</w:t>
      </w:r>
      <w:r w:rsidR="00497FAC">
        <w:br/>
      </w:r>
      <w:r w:rsidR="00497FAC">
        <w:br/>
      </w:r>
      <w:r w:rsidR="00497FAC" w:rsidRPr="001C597C">
        <w:t>APPENDIX</w:t>
      </w:r>
    </w:p>
    <w:p w14:paraId="4DD0A3EE" w14:textId="2590F8BD" w:rsidR="001C597C" w:rsidRPr="001C597C" w:rsidRDefault="00416643" w:rsidP="00967599">
      <w:pPr>
        <w:pStyle w:val="PARA"/>
      </w:pPr>
      <w:r>
        <w:t>GitHub Repositor</w:t>
      </w:r>
      <w:r w:rsidR="000302B0">
        <w:t>y</w:t>
      </w:r>
      <w:r>
        <w:t>:</w:t>
      </w:r>
      <w:r w:rsidRPr="00416643">
        <w:t xml:space="preserve"> https://github.com/IhorHuz/IK-Visualizer-Team9.git</w:t>
      </w:r>
      <w:r w:rsidR="00E018B3">
        <w:t xml:space="preserve"> </w:t>
      </w:r>
    </w:p>
    <w:p w14:paraId="34CEEBFF" w14:textId="591113DF" w:rsidR="000302B0" w:rsidRPr="001C597C" w:rsidRDefault="001C597C" w:rsidP="00967599">
      <w:pPr>
        <w:pStyle w:val="H1"/>
        <w:jc w:val="both"/>
      </w:pPr>
      <w:r w:rsidRPr="001C597C">
        <w:t>ACKNOWLEDGMEN</w:t>
      </w:r>
      <w:r w:rsidR="000302B0">
        <w:t>T</w:t>
      </w:r>
    </w:p>
    <w:p w14:paraId="64B877D8" w14:textId="3932360B" w:rsidR="00416643" w:rsidRDefault="00416643" w:rsidP="00967599">
      <w:pPr>
        <w:pStyle w:val="PARA"/>
      </w:pPr>
      <w:r>
        <w:t>The team would like to sincerely thank our project supervisor for the guidance, support, and valuable feedback provided throughout the development of this project. Their advice helped us solve technical challenges and improve the quality of our work.</w:t>
      </w:r>
    </w:p>
    <w:p w14:paraId="5A6A4E5A" w14:textId="77777777" w:rsidR="009A50D3" w:rsidRDefault="009A50D3" w:rsidP="00967599">
      <w:pPr>
        <w:pStyle w:val="PARA"/>
      </w:pPr>
    </w:p>
    <w:p w14:paraId="2F29007C" w14:textId="3F4CFC41" w:rsidR="007847B4" w:rsidRDefault="00416643" w:rsidP="004A0EE6">
      <w:pPr>
        <w:pStyle w:val="PARA"/>
      </w:pPr>
      <w:r>
        <w:t xml:space="preserve">We would also like to thank all members of the team for their commitment, cooperation, and continuous effort during </w:t>
      </w:r>
      <w:r w:rsidR="00967599">
        <w:br/>
      </w:r>
      <w:r>
        <w:t>the semester. This project would not have been possible without the contributions, teamwork, and dedication of every team member</w:t>
      </w:r>
      <w:r w:rsidR="001C597C" w:rsidRPr="001C597C">
        <w:t>.</w:t>
      </w:r>
      <w:r w:rsidR="001C597C">
        <w:t xml:space="preserve"> </w:t>
      </w:r>
    </w:p>
    <w:p w14:paraId="3C3C5D73" w14:textId="4F6FE2A6" w:rsidR="0001799E" w:rsidRPr="0001799E" w:rsidRDefault="0001799E" w:rsidP="006D0CFD">
      <w:pPr>
        <w:pStyle w:val="H1"/>
        <w:jc w:val="both"/>
      </w:pPr>
      <w:r>
        <w:lastRenderedPageBreak/>
        <w:t>REFERENCES</w:t>
      </w:r>
    </w:p>
    <w:p w14:paraId="70E9637F" w14:textId="63F5657A" w:rsidR="000219B7" w:rsidRPr="000219B7" w:rsidRDefault="000219B7" w:rsidP="0020011B">
      <w:pPr>
        <w:pStyle w:val="References"/>
        <w:ind w:left="286"/>
        <w:rPr>
          <w:lang w:val="en-GB"/>
        </w:rPr>
      </w:pPr>
      <w:r w:rsidRPr="000219B7">
        <w:rPr>
          <w:lang w:val="en-GB"/>
        </w:rPr>
        <w:t>Ali, Mohammed M.</w:t>
      </w:r>
      <w:r w:rsidR="00AD190B">
        <w:rPr>
          <w:lang w:val="en-GB"/>
        </w:rPr>
        <w:t>;</w:t>
      </w:r>
      <w:r w:rsidRPr="000219B7">
        <w:rPr>
          <w:lang w:val="en-GB"/>
        </w:rPr>
        <w:t xml:space="preserve"> Liu, Hui</w:t>
      </w:r>
      <w:r w:rsidR="00AD190B">
        <w:rPr>
          <w:lang w:val="en-GB"/>
        </w:rPr>
        <w:t>;</w:t>
      </w:r>
      <w:r w:rsidRPr="000219B7">
        <w:rPr>
          <w:lang w:val="en-GB"/>
        </w:rPr>
        <w:t xml:space="preserve"> Stoll, Norbert</w:t>
      </w:r>
      <w:r w:rsidR="00AD190B">
        <w:rPr>
          <w:lang w:val="en-GB"/>
        </w:rPr>
        <w:t>;</w:t>
      </w:r>
      <w:r w:rsidRPr="000219B7">
        <w:rPr>
          <w:lang w:val="en-GB"/>
        </w:rPr>
        <w:t xml:space="preserve"> Thurow, Kerstin (2016). </w:t>
      </w:r>
      <w:r w:rsidRPr="002C4C59">
        <w:rPr>
          <w:i/>
          <w:iCs/>
          <w:lang w:val="en-GB"/>
        </w:rPr>
        <w:t>"Kinematic Analysis of 6-DOF Arms for H20 Mobile Robots and Labware Manipulation for Transportation in Life Science Labs".</w:t>
      </w:r>
      <w:r w:rsidRPr="000219B7">
        <w:rPr>
          <w:lang w:val="en-GB"/>
        </w:rPr>
        <w:t xml:space="preserve"> </w:t>
      </w:r>
      <w:r w:rsidRPr="002C4C59">
        <w:rPr>
          <w:lang w:val="en-GB"/>
        </w:rPr>
        <w:t xml:space="preserve">Journal of Automation, Mobile Robotics &amp; Intelligent Systems. </w:t>
      </w:r>
      <w:hyperlink r:id="rId15" w:tgtFrame="_blank" w:history="1">
        <w:r w:rsidRPr="000219B7">
          <w:rPr>
            <w:rStyle w:val="Hyperlink"/>
            <w:lang w:val="en-GB"/>
          </w:rPr>
          <w:t>https://doi.org/10.14313/jamris_4-2016/30</w:t>
        </w:r>
      </w:hyperlink>
    </w:p>
    <w:p w14:paraId="449AFAD8" w14:textId="47C4D6D5" w:rsidR="000219B7" w:rsidRPr="000219B7" w:rsidRDefault="000219B7" w:rsidP="0020011B">
      <w:pPr>
        <w:pStyle w:val="References"/>
        <w:ind w:left="286"/>
        <w:rPr>
          <w:lang w:val="en-GB"/>
        </w:rPr>
      </w:pPr>
      <w:r w:rsidRPr="000219B7">
        <w:rPr>
          <w:lang w:val="en-GB"/>
        </w:rPr>
        <w:t xml:space="preserve">Qiu, </w:t>
      </w:r>
      <w:proofErr w:type="spellStart"/>
      <w:r w:rsidRPr="000219B7">
        <w:rPr>
          <w:lang w:val="en-GB"/>
        </w:rPr>
        <w:t>Xingyu</w:t>
      </w:r>
      <w:proofErr w:type="spellEnd"/>
      <w:r w:rsidRPr="000219B7">
        <w:rPr>
          <w:lang w:val="en-GB"/>
        </w:rPr>
        <w:t xml:space="preserve"> (2024). </w:t>
      </w:r>
      <w:r w:rsidRPr="002C4C59">
        <w:rPr>
          <w:i/>
          <w:iCs/>
          <w:lang w:val="en-GB"/>
        </w:rPr>
        <w:t>"Forward Kinematic and Inverse Kinematic Analysis of A 3-DOF RRR Manipulator".</w:t>
      </w:r>
      <w:r w:rsidRPr="000219B7">
        <w:rPr>
          <w:lang w:val="en-GB"/>
        </w:rPr>
        <w:t xml:space="preserve"> </w:t>
      </w:r>
      <w:r w:rsidRPr="002C4C59">
        <w:rPr>
          <w:lang w:val="en-GB"/>
        </w:rPr>
        <w:t>Advances in Engineering Research.</w:t>
      </w:r>
      <w:r w:rsidRPr="000219B7">
        <w:rPr>
          <w:lang w:val="en-GB"/>
        </w:rPr>
        <w:t xml:space="preserve"> </w:t>
      </w:r>
      <w:hyperlink r:id="rId16" w:tgtFrame="_blank" w:history="1">
        <w:r w:rsidRPr="000219B7">
          <w:rPr>
            <w:rStyle w:val="Hyperlink"/>
            <w:lang w:val="en-GB"/>
          </w:rPr>
          <w:t>https://doi.org/10.2991/978-94-6463-518-8_50</w:t>
        </w:r>
      </w:hyperlink>
    </w:p>
    <w:p w14:paraId="0896061E" w14:textId="731C6238" w:rsidR="000219B7" w:rsidRPr="000219B7" w:rsidRDefault="000219B7" w:rsidP="0020011B">
      <w:pPr>
        <w:pStyle w:val="References"/>
        <w:ind w:left="286"/>
        <w:rPr>
          <w:lang w:val="en-GB"/>
        </w:rPr>
      </w:pPr>
      <w:r w:rsidRPr="000219B7">
        <w:rPr>
          <w:lang w:val="en-GB"/>
        </w:rPr>
        <w:t>Asgari, Milad</w:t>
      </w:r>
      <w:r w:rsidR="00AD190B">
        <w:rPr>
          <w:lang w:val="en-GB"/>
        </w:rPr>
        <w:t>;</w:t>
      </w:r>
      <w:r w:rsidRPr="000219B7">
        <w:rPr>
          <w:lang w:val="en-GB"/>
        </w:rPr>
        <w:t xml:space="preserve"> </w:t>
      </w:r>
      <w:proofErr w:type="spellStart"/>
      <w:r w:rsidRPr="000219B7">
        <w:rPr>
          <w:lang w:val="en-GB"/>
        </w:rPr>
        <w:t>Bonev</w:t>
      </w:r>
      <w:proofErr w:type="spellEnd"/>
      <w:r w:rsidRPr="000219B7">
        <w:rPr>
          <w:lang w:val="en-GB"/>
        </w:rPr>
        <w:t>, Ilian A.</w:t>
      </w:r>
      <w:r w:rsidR="00AD190B">
        <w:rPr>
          <w:lang w:val="en-GB"/>
        </w:rPr>
        <w:t>;</w:t>
      </w:r>
      <w:r w:rsidRPr="000219B7">
        <w:rPr>
          <w:lang w:val="en-GB"/>
        </w:rPr>
        <w:t xml:space="preserve"> Gosselin, Clément (2024). </w:t>
      </w:r>
      <w:r w:rsidRPr="002C4C59">
        <w:rPr>
          <w:i/>
          <w:iCs/>
          <w:lang w:val="en-GB"/>
        </w:rPr>
        <w:t xml:space="preserve">"Singularity Analysis of </w:t>
      </w:r>
      <w:proofErr w:type="spellStart"/>
      <w:r w:rsidRPr="002C4C59">
        <w:rPr>
          <w:i/>
          <w:iCs/>
          <w:lang w:val="en-GB"/>
        </w:rPr>
        <w:t>Kinova’s</w:t>
      </w:r>
      <w:proofErr w:type="spellEnd"/>
      <w:r w:rsidRPr="002C4C59">
        <w:rPr>
          <w:i/>
          <w:iCs/>
          <w:lang w:val="en-GB"/>
        </w:rPr>
        <w:t xml:space="preserve"> Link 6 Robot Arm via Grassmann Line Geometry".</w:t>
      </w:r>
      <w:r w:rsidRPr="000219B7">
        <w:rPr>
          <w:lang w:val="en-GB"/>
        </w:rPr>
        <w:t xml:space="preserve"> </w:t>
      </w:r>
      <w:r w:rsidRPr="002C4C59">
        <w:rPr>
          <w:lang w:val="en-GB"/>
        </w:rPr>
        <w:t>2024 IEEE International Conference on Robotics and Automation (ICRA).</w:t>
      </w:r>
      <w:r w:rsidRPr="000219B7">
        <w:rPr>
          <w:lang w:val="en-GB"/>
        </w:rPr>
        <w:t xml:space="preserve"> </w:t>
      </w:r>
      <w:hyperlink r:id="rId17" w:tgtFrame="_blank" w:history="1">
        <w:r w:rsidRPr="000219B7">
          <w:rPr>
            <w:rStyle w:val="Hyperlink"/>
            <w:lang w:val="en-GB"/>
          </w:rPr>
          <w:t>https://doi.org/10.1109/icra57147.2024.10610252</w:t>
        </w:r>
      </w:hyperlink>
    </w:p>
    <w:p w14:paraId="1C985918" w14:textId="18A5E5EB" w:rsidR="000219B7" w:rsidRDefault="000219B7" w:rsidP="0020011B">
      <w:pPr>
        <w:pStyle w:val="References"/>
        <w:ind w:left="286"/>
        <w:rPr>
          <w:lang w:val="en-GB"/>
        </w:rPr>
      </w:pPr>
      <w:r w:rsidRPr="000219B7">
        <w:rPr>
          <w:lang w:val="en-GB"/>
        </w:rPr>
        <w:t>Giordano, Jacopo (202</w:t>
      </w:r>
      <w:r w:rsidR="0003428A">
        <w:rPr>
          <w:lang w:val="en-GB"/>
        </w:rPr>
        <w:t>4</w:t>
      </w:r>
      <w:r w:rsidRPr="000219B7">
        <w:rPr>
          <w:lang w:val="en-GB"/>
        </w:rPr>
        <w:t xml:space="preserve">). </w:t>
      </w:r>
      <w:r w:rsidRPr="002C4C59">
        <w:rPr>
          <w:i/>
          <w:iCs/>
          <w:lang w:val="en-GB"/>
        </w:rPr>
        <w:t>"Robotic Manipulation in Space"</w:t>
      </w:r>
      <w:r w:rsidRPr="000219B7">
        <w:rPr>
          <w:lang w:val="en-GB"/>
        </w:rPr>
        <w:t xml:space="preserve">. </w:t>
      </w:r>
      <w:r w:rsidRPr="002C4C59">
        <w:rPr>
          <w:lang w:val="en-GB"/>
        </w:rPr>
        <w:t>University of Padova</w:t>
      </w:r>
      <w:r w:rsidRPr="000219B7">
        <w:rPr>
          <w:lang w:val="en-GB"/>
        </w:rPr>
        <w:t xml:space="preserve">. </w:t>
      </w:r>
      <w:hyperlink r:id="rId18" w:tgtFrame="_blank" w:history="1">
        <w:r w:rsidRPr="000219B7">
          <w:rPr>
            <w:rStyle w:val="Hyperlink"/>
            <w:lang w:val="en-GB"/>
          </w:rPr>
          <w:t>https://research.unipd.it/retrieve/6751e48a-82c6-4b6d-8132-50a38f9a61c8/tesi_definitiva_Jacopo_Giordano.pdf</w:t>
        </w:r>
      </w:hyperlink>
    </w:p>
    <w:p w14:paraId="29420A75" w14:textId="13713117" w:rsidR="000219B7" w:rsidRPr="001E13CB" w:rsidRDefault="006E299A" w:rsidP="0020011B">
      <w:pPr>
        <w:pStyle w:val="References"/>
        <w:ind w:left="286"/>
        <w:rPr>
          <w:lang w:val="en-GB"/>
        </w:rPr>
      </w:pPr>
      <w:r w:rsidRPr="006E299A">
        <w:rPr>
          <w:lang w:val="es-ES"/>
        </w:rPr>
        <w:t xml:space="preserve">Brito, </w:t>
      </w:r>
      <w:proofErr w:type="spellStart"/>
      <w:r w:rsidRPr="006E299A">
        <w:rPr>
          <w:lang w:val="es-ES"/>
        </w:rPr>
        <w:t>Thadeu</w:t>
      </w:r>
      <w:proofErr w:type="spellEnd"/>
      <w:r w:rsidRPr="006E299A">
        <w:rPr>
          <w:lang w:val="es-ES"/>
        </w:rPr>
        <w:t xml:space="preserve">; Lima, José; Braun, João (2020). </w:t>
      </w:r>
      <w:r w:rsidRPr="006E299A">
        <w:rPr>
          <w:i/>
          <w:iCs/>
        </w:rPr>
        <w:t>"A DOBOT Manipulator Simulation Environment for Teaching Aim with Forward and Inverse Kinematics"</w:t>
      </w:r>
      <w:r w:rsidRPr="006E299A">
        <w:t>. Lecture Notes in Electrical Engineering.</w:t>
      </w:r>
      <w:r>
        <w:t xml:space="preserve"> </w:t>
      </w:r>
      <w:hyperlink r:id="rId19" w:history="1">
        <w:r w:rsidR="00C81E21" w:rsidRPr="00D81678">
          <w:rPr>
            <w:rStyle w:val="Hyperlink"/>
          </w:rPr>
          <w:t>https://doi.org/10.1007/978-3-030-58653-9_29</w:t>
        </w:r>
      </w:hyperlink>
      <w:r w:rsidR="00C81E21">
        <w:t xml:space="preserve"> </w:t>
      </w:r>
    </w:p>
    <w:p w14:paraId="09A4D847" w14:textId="6E441800" w:rsidR="0003253A" w:rsidRPr="00577564" w:rsidRDefault="00577564" w:rsidP="0020011B">
      <w:pPr>
        <w:pStyle w:val="References"/>
        <w:ind w:left="286"/>
        <w:rPr>
          <w:lang w:val="en-GB"/>
        </w:rPr>
      </w:pPr>
      <w:r w:rsidRPr="00577564">
        <w:rPr>
          <w:lang w:val="es-ES"/>
        </w:rPr>
        <w:t xml:space="preserve">Arenas-Rosales, </w:t>
      </w:r>
      <w:r>
        <w:rPr>
          <w:lang w:val="es-ES"/>
        </w:rPr>
        <w:t>Filemon</w:t>
      </w:r>
      <w:r w:rsidRPr="00577564">
        <w:rPr>
          <w:lang w:val="es-ES"/>
        </w:rPr>
        <w:t xml:space="preserve"> et al. </w:t>
      </w:r>
      <w:r w:rsidRPr="00577564">
        <w:t xml:space="preserve">(2023). </w:t>
      </w:r>
      <w:r w:rsidRPr="00577564">
        <w:rPr>
          <w:i/>
          <w:iCs/>
        </w:rPr>
        <w:t>"Virtual UR5 Robot for Online Learning of Inverse Kinematics"</w:t>
      </w:r>
      <w:r w:rsidRPr="00577564">
        <w:t>. Robotics.</w:t>
      </w:r>
      <w:r>
        <w:t xml:space="preserve"> </w:t>
      </w:r>
      <w:hyperlink r:id="rId20" w:history="1">
        <w:r w:rsidRPr="00D81678">
          <w:rPr>
            <w:rStyle w:val="Hyperlink"/>
          </w:rPr>
          <w:t>https://doi.org/10.3390/robotics12010023</w:t>
        </w:r>
      </w:hyperlink>
      <w:r>
        <w:t xml:space="preserve"> </w:t>
      </w:r>
    </w:p>
    <w:p w14:paraId="7155E456" w14:textId="7D420414" w:rsidR="00577564" w:rsidRPr="008465D7" w:rsidRDefault="007E6597" w:rsidP="0020011B">
      <w:pPr>
        <w:pStyle w:val="References"/>
        <w:ind w:left="286"/>
        <w:rPr>
          <w:lang w:val="en-GB"/>
        </w:rPr>
      </w:pPr>
      <w:r>
        <w:t xml:space="preserve">Xu, Xiao </w:t>
      </w:r>
      <w:r w:rsidR="00E41B4F" w:rsidRPr="00E41B4F">
        <w:t xml:space="preserve">et al. (2018). </w:t>
      </w:r>
      <w:r w:rsidR="00E41B4F" w:rsidRPr="00E41B4F">
        <w:rPr>
          <w:i/>
          <w:iCs/>
        </w:rPr>
        <w:t>"Robotic Kinematics Teaching System with Virtual Reality, Remote Control and On-Site Laboratory"</w:t>
      </w:r>
      <w:r w:rsidR="00E41B4F" w:rsidRPr="00E41B4F">
        <w:t xml:space="preserve">. </w:t>
      </w:r>
      <w:r w:rsidR="00DF36E7" w:rsidRPr="00DF36E7">
        <w:t>International Journal of Mechanical Engineering Education</w:t>
      </w:r>
      <w:r w:rsidR="00DF36E7">
        <w:t xml:space="preserve">. </w:t>
      </w:r>
      <w:hyperlink r:id="rId21" w:history="1">
        <w:r w:rsidR="008465D7" w:rsidRPr="00D81678">
          <w:rPr>
            <w:rStyle w:val="Hyperlink"/>
          </w:rPr>
          <w:t>https://doi.org/10.1177/0306419018807376</w:t>
        </w:r>
      </w:hyperlink>
      <w:r w:rsidR="008465D7">
        <w:t xml:space="preserve"> </w:t>
      </w:r>
    </w:p>
    <w:p w14:paraId="38A842E7" w14:textId="0EE2A2E6" w:rsidR="008465D7" w:rsidRPr="00B333BD" w:rsidRDefault="00372804" w:rsidP="0020011B">
      <w:pPr>
        <w:pStyle w:val="References"/>
        <w:ind w:left="286"/>
        <w:rPr>
          <w:lang w:val="en-GB"/>
        </w:rPr>
      </w:pPr>
      <w:r w:rsidRPr="00372804">
        <w:t xml:space="preserve">Benitti, Fabiane Barreto </w:t>
      </w:r>
      <w:proofErr w:type="spellStart"/>
      <w:r w:rsidRPr="00372804">
        <w:t>Vavassori</w:t>
      </w:r>
      <w:proofErr w:type="spellEnd"/>
      <w:r w:rsidRPr="00372804">
        <w:t xml:space="preserve"> (2012). </w:t>
      </w:r>
      <w:r w:rsidRPr="00372804">
        <w:rPr>
          <w:i/>
          <w:iCs/>
        </w:rPr>
        <w:t>"Exploring the Educational Potential of Robotics in Schools: A Systematic Review"</w:t>
      </w:r>
      <w:r w:rsidRPr="00372804">
        <w:t>. Computers &amp; Education</w:t>
      </w:r>
      <w:r w:rsidR="007C4264">
        <w:t xml:space="preserve">. </w:t>
      </w:r>
      <w:hyperlink r:id="rId22" w:history="1">
        <w:r w:rsidR="00B333BD" w:rsidRPr="00D81678">
          <w:rPr>
            <w:rStyle w:val="Hyperlink"/>
          </w:rPr>
          <w:t>https://doi.org/10.1016/j.compedu.2011.10.006</w:t>
        </w:r>
      </w:hyperlink>
      <w:r w:rsidR="00B333BD">
        <w:t xml:space="preserve"> </w:t>
      </w:r>
    </w:p>
    <w:p w14:paraId="520F7E4A" w14:textId="57E33A7B" w:rsidR="00B333BD" w:rsidRPr="00A752AC" w:rsidRDefault="00980BE6" w:rsidP="0020011B">
      <w:pPr>
        <w:pStyle w:val="References"/>
        <w:ind w:left="286"/>
        <w:rPr>
          <w:lang w:val="en-GB"/>
        </w:rPr>
      </w:pPr>
      <w:r>
        <w:rPr>
          <w:lang w:val="en-GB"/>
        </w:rPr>
        <w:t xml:space="preserve">Glezou, Katerina V. (2021). </w:t>
      </w:r>
      <w:r w:rsidR="007C0AEB" w:rsidRPr="007C0AEB">
        <w:rPr>
          <w:i/>
          <w:iCs/>
        </w:rPr>
        <w:t>"Robotics as a Powerful Vehicle Toward Learning and Computational Thinking in Secondary Education"</w:t>
      </w:r>
      <w:r w:rsidR="007C0AEB" w:rsidRPr="007C0AEB">
        <w:t>. IGI Global</w:t>
      </w:r>
      <w:r w:rsidR="007C0AEB">
        <w:t xml:space="preserve">. </w:t>
      </w:r>
      <w:hyperlink r:id="rId23" w:history="1">
        <w:r w:rsidR="007C0AEB" w:rsidRPr="007C0AEB">
          <w:rPr>
            <w:rStyle w:val="Hyperlink"/>
          </w:rPr>
          <w:t>https://doi.org/10.4018/978-1-7998-6717-3.ch001</w:t>
        </w:r>
      </w:hyperlink>
      <w:r w:rsidR="007C0AEB" w:rsidRPr="007C0AEB">
        <w:t xml:space="preserve"> </w:t>
      </w:r>
    </w:p>
    <w:p w14:paraId="6DB0762B" w14:textId="562B4872" w:rsidR="00A752AC" w:rsidRDefault="00A752AC" w:rsidP="0020011B">
      <w:pPr>
        <w:pStyle w:val="References"/>
        <w:ind w:left="286"/>
        <w:rPr>
          <w:lang w:val="en-GB"/>
        </w:rPr>
      </w:pPr>
      <w:r w:rsidRPr="00A752AC">
        <w:rPr>
          <w:lang w:val="en-GB"/>
        </w:rPr>
        <w:t xml:space="preserve">Donelan, Peter. (2010). </w:t>
      </w:r>
      <w:r w:rsidRPr="00A752AC">
        <w:rPr>
          <w:i/>
          <w:iCs/>
          <w:lang w:val="en-GB"/>
        </w:rPr>
        <w:t>“Kinematic Singularities of Robot Manipulators”.</w:t>
      </w:r>
      <w:r w:rsidRPr="00A752AC">
        <w:rPr>
          <w:lang w:val="en-GB"/>
        </w:rPr>
        <w:t xml:space="preserve"> </w:t>
      </w:r>
      <w:r w:rsidR="00692985">
        <w:rPr>
          <w:lang w:val="en-GB"/>
        </w:rPr>
        <w:t>Advances in Robot Manipulators.</w:t>
      </w:r>
      <w:r>
        <w:rPr>
          <w:lang w:val="en-GB"/>
        </w:rPr>
        <w:t xml:space="preserve"> </w:t>
      </w:r>
      <w:hyperlink r:id="rId24" w:history="1">
        <w:r w:rsidR="00692985" w:rsidRPr="00D81678">
          <w:rPr>
            <w:rStyle w:val="Hyperlink"/>
            <w:lang w:val="en-GB"/>
          </w:rPr>
          <w:t>https://doi.org/10.5772/9548</w:t>
        </w:r>
      </w:hyperlink>
      <w:r w:rsidR="00692985">
        <w:rPr>
          <w:lang w:val="en-GB"/>
        </w:rPr>
        <w:t xml:space="preserve"> </w:t>
      </w:r>
    </w:p>
    <w:p w14:paraId="19008820" w14:textId="00D1C7D2" w:rsidR="00C756E8" w:rsidRPr="00957139" w:rsidRDefault="001E7A7D" w:rsidP="0020011B">
      <w:pPr>
        <w:pStyle w:val="References"/>
        <w:ind w:left="286"/>
        <w:rPr>
          <w:lang w:val="en-GB"/>
        </w:rPr>
      </w:pPr>
      <w:r w:rsidRPr="00D13868">
        <w:rPr>
          <w:lang w:val="es-ES"/>
        </w:rPr>
        <w:t xml:space="preserve">Villalobos, Jessica; </w:t>
      </w:r>
      <w:proofErr w:type="spellStart"/>
      <w:r w:rsidRPr="00D13868">
        <w:rPr>
          <w:lang w:val="es-ES"/>
        </w:rPr>
        <w:t>Sanchez</w:t>
      </w:r>
      <w:proofErr w:type="spellEnd"/>
      <w:r w:rsidRPr="00D13868">
        <w:rPr>
          <w:lang w:val="es-ES"/>
        </w:rPr>
        <w:t>, Irma Y.; Martell, Fernando</w:t>
      </w:r>
      <w:r w:rsidR="00D13868" w:rsidRPr="00D13868">
        <w:rPr>
          <w:lang w:val="es-ES"/>
        </w:rPr>
        <w:t xml:space="preserve"> (2022). </w:t>
      </w:r>
      <w:r w:rsidR="00D13868" w:rsidRPr="00D13868">
        <w:rPr>
          <w:i/>
          <w:iCs/>
          <w:lang w:val="en-GB"/>
        </w:rPr>
        <w:t>“Singularity Analysis and Complete Methods to Compute the Inverse Kinematics for a 6-DOF UR/TM-Type Robot</w:t>
      </w:r>
      <w:r w:rsidR="00D13868">
        <w:rPr>
          <w:i/>
          <w:iCs/>
          <w:lang w:val="en-GB"/>
        </w:rPr>
        <w:t xml:space="preserve">”. </w:t>
      </w:r>
      <w:r w:rsidR="00957139">
        <w:rPr>
          <w:lang w:val="en-GB"/>
        </w:rPr>
        <w:t xml:space="preserve">Robotics. </w:t>
      </w:r>
      <w:hyperlink r:id="rId25" w:history="1">
        <w:r w:rsidR="00957139" w:rsidRPr="00D81678">
          <w:rPr>
            <w:rStyle w:val="Hyperlink"/>
            <w:lang w:val="en-GB"/>
          </w:rPr>
          <w:t>https://doi.org/</w:t>
        </w:r>
        <w:r w:rsidR="00957139" w:rsidRPr="00D81678">
          <w:rPr>
            <w:rStyle w:val="Hyperlink"/>
          </w:rPr>
          <w:t>10.3390/robotics11060137</w:t>
        </w:r>
      </w:hyperlink>
      <w:r w:rsidR="00957139">
        <w:t xml:space="preserve"> </w:t>
      </w:r>
    </w:p>
    <w:p w14:paraId="66D24FC3" w14:textId="7CE6B8CA" w:rsidR="00957139" w:rsidRDefault="009354A0" w:rsidP="0020011B">
      <w:pPr>
        <w:pStyle w:val="References"/>
        <w:ind w:left="286"/>
        <w:rPr>
          <w:lang w:val="en-GB"/>
        </w:rPr>
      </w:pPr>
      <w:proofErr w:type="spellStart"/>
      <w:r w:rsidRPr="009354A0">
        <w:t>Aristidou</w:t>
      </w:r>
      <w:proofErr w:type="spellEnd"/>
      <w:r w:rsidRPr="009354A0">
        <w:t xml:space="preserve">, A., &amp; Lasenby, J. (2011). </w:t>
      </w:r>
      <w:r w:rsidRPr="009354A0">
        <w:rPr>
          <w:i/>
          <w:iCs/>
        </w:rPr>
        <w:t>“FABRIK: A fast, iterative solver for the Inverse Kinematics problem.”</w:t>
      </w:r>
      <w:r w:rsidRPr="009354A0">
        <w:t xml:space="preserve"> Graphical Models. </w:t>
      </w:r>
      <w:hyperlink r:id="rId26" w:tgtFrame="_blank" w:history="1">
        <w:r w:rsidRPr="009354A0">
          <w:rPr>
            <w:rStyle w:val="Hyperlink"/>
          </w:rPr>
          <w:t>https://doi.org/10.1016/j.gmod.2011.05.003</w:t>
        </w:r>
      </w:hyperlink>
    </w:p>
    <w:p w14:paraId="119F9D47" w14:textId="62317048" w:rsidR="009354A0" w:rsidRDefault="00B1362C" w:rsidP="0020011B">
      <w:pPr>
        <w:pStyle w:val="References"/>
        <w:ind w:left="286"/>
        <w:rPr>
          <w:lang w:val="en-GB"/>
        </w:rPr>
      </w:pPr>
      <w:r w:rsidRPr="00B1362C">
        <w:t xml:space="preserve">Olsen, A. L., &amp; Petersen, H. G. (2010). </w:t>
      </w:r>
      <w:r w:rsidRPr="00B1362C">
        <w:rPr>
          <w:i/>
          <w:iCs/>
        </w:rPr>
        <w:t>“Inverse kinematics by numerical and analytical cyclic coordinate descent.”</w:t>
      </w:r>
      <w:r w:rsidRPr="00B1362C">
        <w:t xml:space="preserve"> </w:t>
      </w:r>
      <w:proofErr w:type="spellStart"/>
      <w:r w:rsidRPr="00B1362C">
        <w:t>Robotica</w:t>
      </w:r>
      <w:proofErr w:type="spellEnd"/>
      <w:r w:rsidRPr="00B1362C">
        <w:t>.</w:t>
      </w:r>
      <w:r>
        <w:t xml:space="preserve"> </w:t>
      </w:r>
      <w:hyperlink r:id="rId27" w:tgtFrame="_blank" w:history="1">
        <w:r w:rsidRPr="00B1362C">
          <w:rPr>
            <w:rStyle w:val="Hyperlink"/>
          </w:rPr>
          <w:t>https://doi.org/10.1017/s026357471000038x</w:t>
        </w:r>
      </w:hyperlink>
    </w:p>
    <w:p w14:paraId="3962CAB3" w14:textId="10EB3B2D" w:rsidR="00383860" w:rsidRPr="00D13868" w:rsidRDefault="00F835C7" w:rsidP="0020011B">
      <w:pPr>
        <w:pStyle w:val="References"/>
        <w:ind w:left="286"/>
        <w:rPr>
          <w:lang w:val="en-GB"/>
        </w:rPr>
      </w:pPr>
      <w:r w:rsidRPr="00F835C7">
        <w:rPr>
          <w:lang w:val="en-GB"/>
        </w:rPr>
        <w:t xml:space="preserve">Buss, Samuel. (2004). </w:t>
      </w:r>
      <w:r w:rsidR="00512EC6" w:rsidRPr="00512EC6">
        <w:rPr>
          <w:i/>
          <w:iCs/>
          <w:lang w:val="en-GB"/>
        </w:rPr>
        <w:t>“</w:t>
      </w:r>
      <w:r w:rsidRPr="00512EC6">
        <w:rPr>
          <w:i/>
          <w:iCs/>
          <w:lang w:val="en-GB"/>
        </w:rPr>
        <w:t>Introduction to inverse kinematics with Jacobian transpose, pseudoinverse and damped least squares methods</w:t>
      </w:r>
      <w:r w:rsidR="00512EC6" w:rsidRPr="00512EC6">
        <w:rPr>
          <w:i/>
          <w:iCs/>
          <w:lang w:val="en-GB"/>
        </w:rPr>
        <w:t>”</w:t>
      </w:r>
      <w:r w:rsidRPr="00512EC6">
        <w:rPr>
          <w:i/>
          <w:iCs/>
          <w:lang w:val="en-GB"/>
        </w:rPr>
        <w:t xml:space="preserve">. </w:t>
      </w:r>
      <w:r w:rsidRPr="00F835C7">
        <w:rPr>
          <w:lang w:val="en-GB"/>
        </w:rPr>
        <w:t>IEEE Transactions in Robotics and Automation.</w:t>
      </w:r>
    </w:p>
    <w:sectPr w:rsidR="00383860" w:rsidRPr="00D13868" w:rsidSect="00B82219">
      <w:footerReference w:type="default" r:id="rId28"/>
      <w:type w:val="continuous"/>
      <w:pgSz w:w="11520" w:h="15660" w:code="1"/>
      <w:pgMar w:top="1300" w:right="740" w:bottom="1040" w:left="740" w:header="360" w:footer="499"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2EEE" w14:textId="77777777" w:rsidR="00425521" w:rsidRDefault="00425521">
      <w:r>
        <w:separator/>
      </w:r>
    </w:p>
  </w:endnote>
  <w:endnote w:type="continuationSeparator" w:id="0">
    <w:p w14:paraId="690BF174" w14:textId="77777777" w:rsidR="00425521" w:rsidRDefault="00425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Formata OTF">
    <w:altName w:val="Calibri"/>
    <w:panose1 w:val="00000000000000000000"/>
    <w:charset w:val="00"/>
    <w:family w:val="moder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711F4" w14:textId="17CDBC66" w:rsidR="0001799E" w:rsidRPr="00B979BB" w:rsidRDefault="00BC14E7" w:rsidP="00422716">
    <w:pPr>
      <w:pStyle w:val="Footer"/>
      <w:tabs>
        <w:tab w:val="clear" w:pos="4320"/>
        <w:tab w:val="clear" w:pos="8640"/>
        <w:tab w:val="right" w:pos="10044"/>
      </w:tabs>
      <w:rPr>
        <w:rFonts w:ascii="Helvetica" w:hAnsi="Helvetica"/>
        <w:sz w:val="12"/>
        <w:szCs w:val="12"/>
      </w:rPr>
    </w:pPr>
    <w:r>
      <w:rPr>
        <w:rFonts w:ascii="Helvetica" w:hAnsi="Helvetica" w:cs="FormataOTF-Reg"/>
        <w:sz w:val="12"/>
        <w:szCs w:val="12"/>
      </w:rPr>
      <w:t>IFE TEAM PROJECT 202</w:t>
    </w:r>
    <w:r w:rsidR="00141A11">
      <w:rPr>
        <w:rFonts w:ascii="Helvetica" w:hAnsi="Helvetica" w:cs="FormataOTF-Reg"/>
        <w:sz w:val="12"/>
        <w:szCs w:val="12"/>
      </w:rPr>
      <w:t>6</w:t>
    </w:r>
    <w:r w:rsidR="0001799E" w:rsidRPr="00B979BB">
      <w:rPr>
        <w:rFonts w:ascii="Helvetica" w:hAnsi="Helvetica" w:cs="FormataOTF-Reg"/>
        <w:sz w:val="12"/>
        <w:szCs w:val="12"/>
      </w:rPr>
      <w:tab/>
    </w:r>
    <w:r w:rsidR="00B82219" w:rsidRPr="00B82219">
      <w:rPr>
        <w:rFonts w:ascii="Helvetica" w:hAnsi="Helvetica" w:cs="FormataOTF-Reg"/>
        <w:sz w:val="12"/>
        <w:szCs w:val="12"/>
      </w:rPr>
      <w:fldChar w:fldCharType="begin"/>
    </w:r>
    <w:r w:rsidR="00B82219" w:rsidRPr="00B82219">
      <w:rPr>
        <w:rFonts w:ascii="Helvetica" w:hAnsi="Helvetica" w:cs="FormataOTF-Reg"/>
        <w:sz w:val="12"/>
        <w:szCs w:val="12"/>
      </w:rPr>
      <w:instrText>PAGE   \* MERGEFORMAT</w:instrText>
    </w:r>
    <w:r w:rsidR="00B82219" w:rsidRPr="00B82219">
      <w:rPr>
        <w:rFonts w:ascii="Helvetica" w:hAnsi="Helvetica" w:cs="FormataOTF-Reg"/>
        <w:sz w:val="12"/>
        <w:szCs w:val="12"/>
      </w:rPr>
      <w:fldChar w:fldCharType="separate"/>
    </w:r>
    <w:r w:rsidR="00B82219" w:rsidRPr="00B82219">
      <w:rPr>
        <w:rFonts w:ascii="Helvetica" w:hAnsi="Helvetica" w:cs="FormataOTF-Reg"/>
        <w:sz w:val="12"/>
        <w:szCs w:val="12"/>
        <w:lang w:val="en-GB"/>
      </w:rPr>
      <w:t>1</w:t>
    </w:r>
    <w:r w:rsidR="00B82219" w:rsidRPr="00B82219">
      <w:rPr>
        <w:rFonts w:ascii="Helvetica" w:hAnsi="Helvetica" w:cs="FormataOTF-Reg"/>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6361" w14:textId="7350635A" w:rsidR="00CD6C55" w:rsidRPr="00B979BB" w:rsidRDefault="00BC14E7" w:rsidP="00CD6C55">
    <w:pPr>
      <w:pStyle w:val="Footer"/>
      <w:tabs>
        <w:tab w:val="clear" w:pos="4320"/>
        <w:tab w:val="clear" w:pos="8640"/>
        <w:tab w:val="center" w:pos="9996"/>
      </w:tabs>
      <w:rPr>
        <w:rFonts w:ascii="Helvetica" w:hAnsi="Helvetica"/>
        <w:sz w:val="12"/>
      </w:rPr>
    </w:pPr>
    <w:r>
      <w:rPr>
        <w:rFonts w:ascii="Helvetica" w:hAnsi="Helvetica" w:cs="FormataOTF-Reg"/>
        <w:sz w:val="12"/>
        <w:szCs w:val="12"/>
      </w:rPr>
      <w:t>IFE TEAM P</w:t>
    </w:r>
    <w:r w:rsidR="00B82219">
      <w:rPr>
        <w:rFonts w:ascii="Helvetica" w:hAnsi="Helvetica" w:cs="FormataOTF-Reg"/>
        <w:sz w:val="12"/>
        <w:szCs w:val="12"/>
      </w:rPr>
      <w:t>RO</w:t>
    </w:r>
    <w:r>
      <w:rPr>
        <w:rFonts w:ascii="Helvetica" w:hAnsi="Helvetica" w:cs="FormataOTF-Reg"/>
        <w:sz w:val="12"/>
        <w:szCs w:val="12"/>
      </w:rPr>
      <w:t>JECT 202</w:t>
    </w:r>
    <w:r w:rsidR="00141A11">
      <w:rPr>
        <w:rFonts w:ascii="Helvetica" w:hAnsi="Helvetica" w:cs="FormataOTF-Reg"/>
        <w:sz w:val="12"/>
        <w:szCs w:val="12"/>
      </w:rPr>
      <w:t>6</w:t>
    </w:r>
    <w:r w:rsidR="00CD6C55" w:rsidRPr="00B979BB">
      <w:rPr>
        <w:rFonts w:ascii="Helvetica" w:hAnsi="Helvetica" w:cs="FormataOTF-Reg"/>
        <w:sz w:val="12"/>
        <w:szCs w:val="14"/>
      </w:rPr>
      <w:tab/>
    </w:r>
    <w:r w:rsidR="00B82219" w:rsidRPr="00B82219">
      <w:rPr>
        <w:rFonts w:ascii="Helvetica" w:hAnsi="Helvetica" w:cs="FormataOTF-Reg"/>
        <w:sz w:val="12"/>
        <w:szCs w:val="14"/>
      </w:rPr>
      <w:fldChar w:fldCharType="begin"/>
    </w:r>
    <w:r w:rsidR="00B82219" w:rsidRPr="00B82219">
      <w:rPr>
        <w:rFonts w:ascii="Helvetica" w:hAnsi="Helvetica" w:cs="FormataOTF-Reg"/>
        <w:sz w:val="12"/>
        <w:szCs w:val="14"/>
      </w:rPr>
      <w:instrText>PAGE   \* MERGEFORMAT</w:instrText>
    </w:r>
    <w:r w:rsidR="00B82219" w:rsidRPr="00B82219">
      <w:rPr>
        <w:rFonts w:ascii="Helvetica" w:hAnsi="Helvetica" w:cs="FormataOTF-Reg"/>
        <w:sz w:val="12"/>
        <w:szCs w:val="14"/>
      </w:rPr>
      <w:fldChar w:fldCharType="separate"/>
    </w:r>
    <w:r w:rsidR="00B82219" w:rsidRPr="00B82219">
      <w:rPr>
        <w:rFonts w:ascii="Helvetica" w:hAnsi="Helvetica" w:cs="FormataOTF-Reg"/>
        <w:sz w:val="12"/>
        <w:szCs w:val="14"/>
        <w:lang w:val="en-GB"/>
      </w:rPr>
      <w:t>1</w:t>
    </w:r>
    <w:r w:rsidR="00B82219" w:rsidRPr="00B82219">
      <w:rPr>
        <w:rFonts w:ascii="Helvetica" w:hAnsi="Helvetica" w:cs="FormataOTF-Reg"/>
        <w:sz w:val="12"/>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CC5F" w14:textId="77777777" w:rsidR="00425521" w:rsidRDefault="00425521">
      <w:r>
        <w:separator/>
      </w:r>
    </w:p>
  </w:footnote>
  <w:footnote w:type="continuationSeparator" w:id="0">
    <w:p w14:paraId="2A111AF9" w14:textId="77777777" w:rsidR="00425521" w:rsidRDefault="00425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CCB0" w14:textId="0C8A416E" w:rsidR="0001799E" w:rsidRPr="00E721A9" w:rsidRDefault="380CA214" w:rsidP="380CA214">
    <w:pPr>
      <w:pStyle w:val="Header"/>
      <w:pBdr>
        <w:bottom w:val="single" w:sz="4" w:space="3" w:color="auto"/>
      </w:pBdr>
      <w:tabs>
        <w:tab w:val="clear" w:pos="4320"/>
        <w:tab w:val="left" w:pos="5532"/>
      </w:tabs>
      <w:jc w:val="right"/>
      <w:rPr>
        <w:rFonts w:ascii="Formata OTF" w:hAnsi="Formata OTF"/>
        <w:sz w:val="14"/>
        <w:szCs w:val="14"/>
      </w:rPr>
    </w:pPr>
    <w:r w:rsidRPr="00866299">
      <w:t xml:space="preserve"> </w:t>
    </w:r>
    <w:r w:rsidR="00866299">
      <w:fldChar w:fldCharType="begin"/>
    </w:r>
    <w:r w:rsidR="00866299">
      <w:instrText xml:space="preserve"> INCLUDEPICTURE "https://www.ife.p.lodz.pl/sites/default/files/pliki_publiczne/styles/large/public/loga/ife_logo.png?itok=IOg0ZJsa" \* MERGEFORMATINET </w:instrText>
    </w:r>
    <w:r w:rsidR="00866299">
      <w:fldChar w:fldCharType="separate"/>
    </w:r>
    <w:r w:rsidR="007602F4">
      <w:fldChar w:fldCharType="begin"/>
    </w:r>
    <w:r w:rsidR="007602F4">
      <w:instrText xml:space="preserve"> INCLUDEPICTURE  "https://www.ife.p.lodz.pl/sites/default/files/pliki_publiczne/styles/large/public/loga/ife_logo.png?itok=IOg0ZJsa" \* MERGEFORMATINET </w:instrText>
    </w:r>
    <w:r w:rsidR="007602F4">
      <w:fldChar w:fldCharType="separate"/>
    </w:r>
    <w:r w:rsidR="005558DA">
      <w:fldChar w:fldCharType="begin"/>
    </w:r>
    <w:r w:rsidR="005558DA">
      <w:instrText xml:space="preserve"> INCLUDEPICTURE  "https://www.ife.p.lodz.pl/sites/default/files/pliki_publiczne/styles/large/public/loga/ife_logo.png?itok=IOg0ZJsa" \* MERGEFORMATINET </w:instrText>
    </w:r>
    <w:r w:rsidR="005558DA">
      <w:fldChar w:fldCharType="separate"/>
    </w:r>
    <w:r w:rsidR="00141A11">
      <w:fldChar w:fldCharType="begin"/>
    </w:r>
    <w:r w:rsidR="00141A11">
      <w:instrText xml:space="preserve"> INCLUDEPICTURE  "https://www.ife.p.lodz.pl/sites/default/files/pliki_publiczne/styles/large/public/loga/ife_logo.png?itok=IOg0ZJsa" \* MERGEFORMATINET </w:instrText>
    </w:r>
    <w:r w:rsidR="00141A11">
      <w:fldChar w:fldCharType="separate"/>
    </w:r>
    <w:r w:rsidR="00141A11">
      <w:fldChar w:fldCharType="begin"/>
    </w:r>
    <w:r w:rsidR="00141A11">
      <w:instrText xml:space="preserve"> INCLUDEPICTURE  "https://www.ife.p.lodz.pl/sites/default/files/pliki_publiczne/styles/large/public/loga/ife_logo.png?itok=IOg0ZJsa" \* MERGEFORMATINET </w:instrText>
    </w:r>
    <w:r w:rsidR="00141A11">
      <w:fldChar w:fldCharType="separate"/>
    </w:r>
    <w:r w:rsidR="00BC675F">
      <w:fldChar w:fldCharType="begin"/>
    </w:r>
    <w:r w:rsidR="00BC675F">
      <w:instrText xml:space="preserve"> INCLUDEPICTURE  "https://www.ife.p.lodz.pl/sites/default/files/pliki_publiczne/styles/large/public/loga/ife_logo.png?itok=IOg0ZJsa" \* MERGEFORMATINET </w:instrText>
    </w:r>
    <w:r w:rsidR="00BC675F">
      <w:fldChar w:fldCharType="separate"/>
    </w:r>
    <w:r w:rsidR="003655A5">
      <w:fldChar w:fldCharType="begin"/>
    </w:r>
    <w:r w:rsidR="003655A5">
      <w:instrText xml:space="preserve"> INCLUDEPICTURE  "https://www.ife.p.lodz.pl/sites/default/files/pliki_publiczne/styles/large/public/loga/ife_logo.png?itok=IOg0ZJsa" \* MERGEFORMATINET </w:instrText>
    </w:r>
    <w:r w:rsidR="003655A5">
      <w:fldChar w:fldCharType="separate"/>
    </w:r>
    <w:r w:rsidR="00174407">
      <w:fldChar w:fldCharType="begin"/>
    </w:r>
    <w:r w:rsidR="00174407">
      <w:instrText xml:space="preserve"> INCLUDEPICTURE  "https://www.ife.p.lodz.pl/sites/default/files/pliki_publiczne/styles/large/public/loga/ife_logo.png?itok=IOg0ZJsa" \* MERGEFORMATINET </w:instrText>
    </w:r>
    <w:r w:rsidR="00174407">
      <w:fldChar w:fldCharType="separate"/>
    </w:r>
    <w:r w:rsidR="00174407">
      <w:fldChar w:fldCharType="begin"/>
    </w:r>
    <w:r w:rsidR="00174407">
      <w:instrText xml:space="preserve"> INCLUDEPICTURE  "https://www.ife.p.lodz.pl/sites/default/files/pliki_publiczne/styles/large/public/loga/ife_logo.png?itok=IOg0ZJsa" \* MERGEFORMATINET </w:instrText>
    </w:r>
    <w:r w:rsidR="00174407">
      <w:fldChar w:fldCharType="separate"/>
    </w:r>
    <w:r w:rsidR="0064019E">
      <w:rPr>
        <w:noProof/>
      </w:rPr>
      <w:fldChar w:fldCharType="begin"/>
    </w:r>
    <w:r w:rsidR="0064019E">
      <w:rPr>
        <w:noProof/>
      </w:rPr>
      <w:instrText xml:space="preserve"> INCLUDEPICTURE  "https://www.ife.p.lodz.pl/sites/default/files/pliki_publiczne/styles/large/public/loga/ife_logo.png?itok=IOg0ZJsa" \* MERGEFORMATINET </w:instrText>
    </w:r>
    <w:r w:rsidR="0064019E">
      <w:rPr>
        <w:noProof/>
      </w:rPr>
      <w:fldChar w:fldCharType="separate"/>
    </w:r>
    <w:r w:rsidR="0064019E">
      <w:rPr>
        <w:noProof/>
      </w:rPr>
      <w:fldChar w:fldCharType="begin"/>
    </w:r>
    <w:r w:rsidR="0064019E">
      <w:rPr>
        <w:noProof/>
      </w:rPr>
      <w:instrText xml:space="preserve"> INCLUDEPICTURE  "https://www.ife.p.lodz.pl/sites/default/files/pliki_publiczne/styles/large/public/loga/ife_logo.png?itok=IOg0ZJsa" \* MERGEFORMATINET </w:instrText>
    </w:r>
    <w:r w:rsidR="0064019E">
      <w:rPr>
        <w:noProof/>
      </w:rPr>
      <w:fldChar w:fldCharType="separate"/>
    </w:r>
    <w:r w:rsidR="00BD0C0F">
      <w:rPr>
        <w:noProof/>
      </w:rPr>
      <w:fldChar w:fldCharType="begin"/>
    </w:r>
    <w:r w:rsidR="00BD0C0F">
      <w:rPr>
        <w:noProof/>
      </w:rPr>
      <w:instrText xml:space="preserve"> INCLUDEPICTURE  "https://www.ife.p.lodz.pl/sites/default/files/pliki_publiczne/styles/large/public/loga/ife_logo.png?itok=IOg0ZJsa" \* MERGEFORMATINET </w:instrText>
    </w:r>
    <w:r w:rsidR="00BD0C0F">
      <w:rPr>
        <w:noProof/>
      </w:rPr>
      <w:fldChar w:fldCharType="separate"/>
    </w:r>
    <w:r w:rsidR="00A869CB">
      <w:rPr>
        <w:noProof/>
      </w:rPr>
      <w:fldChar w:fldCharType="begin"/>
    </w:r>
    <w:r w:rsidR="00A869CB">
      <w:rPr>
        <w:noProof/>
      </w:rPr>
      <w:instrText xml:space="preserve"> INCLUDEPICTURE  "https://www.ife.p.lodz.pl/sites/default/files/pliki_publiczne/styles/large/public/loga/ife_logo.png?itok=IOg0ZJsa" \* MERGEFORMATINET </w:instrText>
    </w:r>
    <w:r w:rsidR="00A869CB">
      <w:rPr>
        <w:noProof/>
      </w:rPr>
      <w:fldChar w:fldCharType="separate"/>
    </w:r>
    <w:r w:rsidR="00A9685C">
      <w:rPr>
        <w:noProof/>
      </w:rPr>
      <w:fldChar w:fldCharType="begin"/>
    </w:r>
    <w:r w:rsidR="00A9685C">
      <w:rPr>
        <w:noProof/>
      </w:rPr>
      <w:instrText xml:space="preserve"> INCLUDEPICTURE  "https://www.ife.p.lodz.pl/sites/default/files/pliki_publiczne/styles/large/public/loga/ife_logo.png?itok=IOg0ZJsa" \* MERGEFORMATINET </w:instrText>
    </w:r>
    <w:r w:rsidR="00A9685C">
      <w:rPr>
        <w:noProof/>
      </w:rPr>
      <w:fldChar w:fldCharType="separate"/>
    </w:r>
    <w:r>
      <w:rPr>
        <w:noProof/>
      </w:rPr>
      <w:fldChar w:fldCharType="begin"/>
    </w:r>
    <w:r>
      <w:rPr>
        <w:noProof/>
      </w:rPr>
      <w:instrText xml:space="preserve"> INCLUDEPICTURE  "https://www.ife.p.lodz.pl/sites/default/files/pliki_publiczne/styles/large/public/loga/ife_logo.png?itok=IOg0ZJsa" \* MERGEFORMATINET </w:instrText>
    </w:r>
    <w:r>
      <w:rPr>
        <w:noProof/>
      </w:rPr>
      <w:fldChar w:fldCharType="separate"/>
    </w:r>
    <w:r w:rsidR="00000000">
      <w:rPr>
        <w:noProof/>
      </w:rPr>
      <w:fldChar w:fldCharType="begin"/>
    </w:r>
    <w:r w:rsidR="00000000">
      <w:rPr>
        <w:noProof/>
      </w:rPr>
      <w:instrText xml:space="preserve"> INCLUDEPICTURE  "https://www.ife.p.lodz.pl/sites/default/files/pliki_publiczne/styles/large/public/loga/ife_logo.png?itok=IOg0ZJsa" \* MERGEFORMATINET </w:instrText>
    </w:r>
    <w:r w:rsidR="00000000">
      <w:rPr>
        <w:noProof/>
      </w:rPr>
      <w:fldChar w:fldCharType="separate"/>
    </w:r>
    <w:r w:rsidR="00DF11D0">
      <w:rPr>
        <w:noProof/>
      </w:rPr>
      <w:pict w14:anchorId="6CA3CD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85pt;height:27.15pt">
          <v:imagedata r:id="rId1" r:href="rId2"/>
        </v:shape>
      </w:pict>
    </w:r>
    <w:r w:rsidR="00000000">
      <w:rPr>
        <w:noProof/>
      </w:rPr>
      <w:fldChar w:fldCharType="end"/>
    </w:r>
    <w:r>
      <w:rPr>
        <w:noProof/>
      </w:rPr>
      <w:fldChar w:fldCharType="end"/>
    </w:r>
    <w:r w:rsidR="00A9685C">
      <w:rPr>
        <w:noProof/>
      </w:rPr>
      <w:fldChar w:fldCharType="end"/>
    </w:r>
    <w:r w:rsidR="00A869CB">
      <w:rPr>
        <w:noProof/>
      </w:rPr>
      <w:fldChar w:fldCharType="end"/>
    </w:r>
    <w:r w:rsidR="00BD0C0F">
      <w:rPr>
        <w:noProof/>
      </w:rPr>
      <w:fldChar w:fldCharType="end"/>
    </w:r>
    <w:r w:rsidR="0064019E">
      <w:rPr>
        <w:noProof/>
      </w:rPr>
      <w:fldChar w:fldCharType="end"/>
    </w:r>
    <w:r w:rsidR="0064019E">
      <w:rPr>
        <w:noProof/>
      </w:rPr>
      <w:fldChar w:fldCharType="end"/>
    </w:r>
    <w:r w:rsidR="00174407">
      <w:fldChar w:fldCharType="end"/>
    </w:r>
    <w:r w:rsidR="00174407">
      <w:fldChar w:fldCharType="end"/>
    </w:r>
    <w:r w:rsidR="003655A5">
      <w:fldChar w:fldCharType="end"/>
    </w:r>
    <w:r w:rsidR="00BC675F">
      <w:fldChar w:fldCharType="end"/>
    </w:r>
    <w:r w:rsidR="00141A11">
      <w:fldChar w:fldCharType="end"/>
    </w:r>
    <w:r w:rsidR="00141A11">
      <w:fldChar w:fldCharType="end"/>
    </w:r>
    <w:r w:rsidR="005558DA">
      <w:fldChar w:fldCharType="end"/>
    </w:r>
    <w:r w:rsidR="007602F4">
      <w:fldChar w:fldCharType="end"/>
    </w:r>
    <w:r w:rsidR="0086629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3A877D64"/>
    <w:multiLevelType w:val="singleLevel"/>
    <w:tmpl w:val="C1E27C08"/>
    <w:lvl w:ilvl="0">
      <w:start w:val="1"/>
      <w:numFmt w:val="decimal"/>
      <w:pStyle w:val="References"/>
      <w:lvlText w:val="[%1]"/>
      <w:lvlJc w:val="left"/>
      <w:pPr>
        <w:tabs>
          <w:tab w:val="num" w:pos="1170"/>
        </w:tabs>
        <w:ind w:left="1170" w:hanging="360"/>
      </w:pPr>
      <w:rPr>
        <w:i w:val="0"/>
        <w:sz w:val="16"/>
        <w:szCs w:val="16"/>
      </w:rPr>
    </w:lvl>
  </w:abstractNum>
  <w:abstractNum w:abstractNumId="13" w15:restartNumberingAfterBreak="0">
    <w:nsid w:val="4452475A"/>
    <w:multiLevelType w:val="hybridMultilevel"/>
    <w:tmpl w:val="4AB6783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5" w15:restartNumberingAfterBreak="0">
    <w:nsid w:val="4A50210F"/>
    <w:multiLevelType w:val="hybridMultilevel"/>
    <w:tmpl w:val="F1C2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071975"/>
    <w:multiLevelType w:val="multilevel"/>
    <w:tmpl w:val="B51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74547">
    <w:abstractNumId w:val="9"/>
  </w:num>
  <w:num w:numId="2" w16cid:durableId="694235080">
    <w:abstractNumId w:val="7"/>
  </w:num>
  <w:num w:numId="3" w16cid:durableId="1340309419">
    <w:abstractNumId w:val="6"/>
  </w:num>
  <w:num w:numId="4" w16cid:durableId="487021552">
    <w:abstractNumId w:val="5"/>
  </w:num>
  <w:num w:numId="5" w16cid:durableId="1151215534">
    <w:abstractNumId w:val="4"/>
  </w:num>
  <w:num w:numId="6" w16cid:durableId="1950117647">
    <w:abstractNumId w:val="8"/>
  </w:num>
  <w:num w:numId="7" w16cid:durableId="1716466700">
    <w:abstractNumId w:val="3"/>
  </w:num>
  <w:num w:numId="8" w16cid:durableId="1818767378">
    <w:abstractNumId w:val="2"/>
  </w:num>
  <w:num w:numId="9" w16cid:durableId="1664120784">
    <w:abstractNumId w:val="1"/>
  </w:num>
  <w:num w:numId="10" w16cid:durableId="705183347">
    <w:abstractNumId w:val="0"/>
  </w:num>
  <w:num w:numId="11" w16cid:durableId="2135168453">
    <w:abstractNumId w:val="10"/>
  </w:num>
  <w:num w:numId="12" w16cid:durableId="1652830819">
    <w:abstractNumId w:val="14"/>
    <w:lvlOverride w:ilvl="0">
      <w:lvl w:ilvl="0">
        <w:start w:val="1"/>
        <w:numFmt w:val="decimal"/>
        <w:lvlText w:val="%1."/>
        <w:legacy w:legacy="1" w:legacySpace="0" w:legacyIndent="360"/>
        <w:lvlJc w:val="left"/>
        <w:pPr>
          <w:ind w:left="360" w:hanging="360"/>
        </w:pPr>
      </w:lvl>
    </w:lvlOverride>
  </w:num>
  <w:num w:numId="13" w16cid:durableId="1018584544">
    <w:abstractNumId w:val="11"/>
  </w:num>
  <w:num w:numId="14" w16cid:durableId="296180107">
    <w:abstractNumId w:val="12"/>
  </w:num>
  <w:num w:numId="15" w16cid:durableId="774600058">
    <w:abstractNumId w:val="16"/>
  </w:num>
  <w:num w:numId="16" w16cid:durableId="1474062447">
    <w:abstractNumId w:val="15"/>
  </w:num>
  <w:num w:numId="17" w16cid:durableId="33469686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a Walczak I24">
    <w15:presenceInfo w15:providerId="AD" w15:userId="S::natalia.walczak.1@p.lodz.pl::0d1c12d2-1d6d-464a-afff-6815e3606a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5D2D"/>
    <w:rsid w:val="0000046F"/>
    <w:rsid w:val="000005DE"/>
    <w:rsid w:val="00015E73"/>
    <w:rsid w:val="00015E9A"/>
    <w:rsid w:val="0001799E"/>
    <w:rsid w:val="00017C56"/>
    <w:rsid w:val="000219B7"/>
    <w:rsid w:val="00021C67"/>
    <w:rsid w:val="00023D75"/>
    <w:rsid w:val="00024A01"/>
    <w:rsid w:val="00027AA1"/>
    <w:rsid w:val="000302B0"/>
    <w:rsid w:val="0003253A"/>
    <w:rsid w:val="00033D56"/>
    <w:rsid w:val="0003428A"/>
    <w:rsid w:val="00034A7F"/>
    <w:rsid w:val="00035315"/>
    <w:rsid w:val="00041819"/>
    <w:rsid w:val="00043A88"/>
    <w:rsid w:val="000518DD"/>
    <w:rsid w:val="00052666"/>
    <w:rsid w:val="00052968"/>
    <w:rsid w:val="00057E9A"/>
    <w:rsid w:val="00060D60"/>
    <w:rsid w:val="00061511"/>
    <w:rsid w:val="00061B24"/>
    <w:rsid w:val="00065CD5"/>
    <w:rsid w:val="00070CF4"/>
    <w:rsid w:val="000714C3"/>
    <w:rsid w:val="00083EC4"/>
    <w:rsid w:val="00084BD2"/>
    <w:rsid w:val="00090E84"/>
    <w:rsid w:val="00091F92"/>
    <w:rsid w:val="00092C74"/>
    <w:rsid w:val="00094BAA"/>
    <w:rsid w:val="00096BA0"/>
    <w:rsid w:val="000A01E0"/>
    <w:rsid w:val="000A1FA2"/>
    <w:rsid w:val="000A3B16"/>
    <w:rsid w:val="000A40E6"/>
    <w:rsid w:val="000B068D"/>
    <w:rsid w:val="000B2C18"/>
    <w:rsid w:val="000B330B"/>
    <w:rsid w:val="000B7135"/>
    <w:rsid w:val="000C01F4"/>
    <w:rsid w:val="000C0DD5"/>
    <w:rsid w:val="000C0E3B"/>
    <w:rsid w:val="000C221B"/>
    <w:rsid w:val="000C4C2D"/>
    <w:rsid w:val="000D3A5A"/>
    <w:rsid w:val="000D4A20"/>
    <w:rsid w:val="000E4447"/>
    <w:rsid w:val="000F25D7"/>
    <w:rsid w:val="0010090B"/>
    <w:rsid w:val="00104663"/>
    <w:rsid w:val="00104CB0"/>
    <w:rsid w:val="00105925"/>
    <w:rsid w:val="00107070"/>
    <w:rsid w:val="001072E6"/>
    <w:rsid w:val="001120C4"/>
    <w:rsid w:val="0011425D"/>
    <w:rsid w:val="001146BF"/>
    <w:rsid w:val="0011479C"/>
    <w:rsid w:val="00114A56"/>
    <w:rsid w:val="00116DF7"/>
    <w:rsid w:val="00117D9A"/>
    <w:rsid w:val="00121806"/>
    <w:rsid w:val="00121E38"/>
    <w:rsid w:val="00134A06"/>
    <w:rsid w:val="0014000F"/>
    <w:rsid w:val="00141A11"/>
    <w:rsid w:val="00141D98"/>
    <w:rsid w:val="0016308D"/>
    <w:rsid w:val="00164873"/>
    <w:rsid w:val="001661D9"/>
    <w:rsid w:val="00166BEA"/>
    <w:rsid w:val="00170818"/>
    <w:rsid w:val="0017288F"/>
    <w:rsid w:val="001728B9"/>
    <w:rsid w:val="00174020"/>
    <w:rsid w:val="00174407"/>
    <w:rsid w:val="00176753"/>
    <w:rsid w:val="001777E5"/>
    <w:rsid w:val="00182839"/>
    <w:rsid w:val="0018B643"/>
    <w:rsid w:val="0019262C"/>
    <w:rsid w:val="001955E9"/>
    <w:rsid w:val="001A7827"/>
    <w:rsid w:val="001B1B9C"/>
    <w:rsid w:val="001B2F14"/>
    <w:rsid w:val="001B4688"/>
    <w:rsid w:val="001C2E5E"/>
    <w:rsid w:val="001C597C"/>
    <w:rsid w:val="001D0247"/>
    <w:rsid w:val="001D3924"/>
    <w:rsid w:val="001D3AED"/>
    <w:rsid w:val="001D4C0D"/>
    <w:rsid w:val="001D5163"/>
    <w:rsid w:val="001D5407"/>
    <w:rsid w:val="001D6F48"/>
    <w:rsid w:val="001E13CB"/>
    <w:rsid w:val="001E3E87"/>
    <w:rsid w:val="001E4698"/>
    <w:rsid w:val="001E69B5"/>
    <w:rsid w:val="001E6A66"/>
    <w:rsid w:val="001E6CFA"/>
    <w:rsid w:val="001E7A7D"/>
    <w:rsid w:val="001F0601"/>
    <w:rsid w:val="001F4FA0"/>
    <w:rsid w:val="001F73C8"/>
    <w:rsid w:val="0020011B"/>
    <w:rsid w:val="00201A76"/>
    <w:rsid w:val="00205C43"/>
    <w:rsid w:val="00207411"/>
    <w:rsid w:val="00210E41"/>
    <w:rsid w:val="00211824"/>
    <w:rsid w:val="00212AD4"/>
    <w:rsid w:val="00215F8D"/>
    <w:rsid w:val="002170E6"/>
    <w:rsid w:val="00220965"/>
    <w:rsid w:val="00223B9B"/>
    <w:rsid w:val="00227DAA"/>
    <w:rsid w:val="00231E14"/>
    <w:rsid w:val="00241628"/>
    <w:rsid w:val="00242C14"/>
    <w:rsid w:val="00244B7A"/>
    <w:rsid w:val="002467D5"/>
    <w:rsid w:val="00252416"/>
    <w:rsid w:val="00253CFC"/>
    <w:rsid w:val="002560D8"/>
    <w:rsid w:val="00273047"/>
    <w:rsid w:val="00275282"/>
    <w:rsid w:val="0028153A"/>
    <w:rsid w:val="00282DD5"/>
    <w:rsid w:val="0028303E"/>
    <w:rsid w:val="00285B40"/>
    <w:rsid w:val="00285DD4"/>
    <w:rsid w:val="00295093"/>
    <w:rsid w:val="002967D4"/>
    <w:rsid w:val="002A000F"/>
    <w:rsid w:val="002A048A"/>
    <w:rsid w:val="002A14BA"/>
    <w:rsid w:val="002A3234"/>
    <w:rsid w:val="002A486E"/>
    <w:rsid w:val="002B17AE"/>
    <w:rsid w:val="002B379B"/>
    <w:rsid w:val="002B3B01"/>
    <w:rsid w:val="002B5DFD"/>
    <w:rsid w:val="002B62BC"/>
    <w:rsid w:val="002B6A90"/>
    <w:rsid w:val="002B7F19"/>
    <w:rsid w:val="002C0DA7"/>
    <w:rsid w:val="002C2CCF"/>
    <w:rsid w:val="002C419A"/>
    <w:rsid w:val="002C4C59"/>
    <w:rsid w:val="002C707C"/>
    <w:rsid w:val="002D11FD"/>
    <w:rsid w:val="002D26B0"/>
    <w:rsid w:val="002D3E91"/>
    <w:rsid w:val="002D4A44"/>
    <w:rsid w:val="002E02B1"/>
    <w:rsid w:val="002E396B"/>
    <w:rsid w:val="002E3D2C"/>
    <w:rsid w:val="002F1879"/>
    <w:rsid w:val="002F1D45"/>
    <w:rsid w:val="002F3420"/>
    <w:rsid w:val="002F5D2A"/>
    <w:rsid w:val="002F63A1"/>
    <w:rsid w:val="00304392"/>
    <w:rsid w:val="00313105"/>
    <w:rsid w:val="003141B6"/>
    <w:rsid w:val="00321775"/>
    <w:rsid w:val="00321EB5"/>
    <w:rsid w:val="00322DAA"/>
    <w:rsid w:val="00323E56"/>
    <w:rsid w:val="00327067"/>
    <w:rsid w:val="00327078"/>
    <w:rsid w:val="00330A48"/>
    <w:rsid w:val="0033631C"/>
    <w:rsid w:val="0034128C"/>
    <w:rsid w:val="003415A6"/>
    <w:rsid w:val="00344CE5"/>
    <w:rsid w:val="003504E9"/>
    <w:rsid w:val="003519F1"/>
    <w:rsid w:val="00351EDC"/>
    <w:rsid w:val="003520A4"/>
    <w:rsid w:val="00353818"/>
    <w:rsid w:val="00355460"/>
    <w:rsid w:val="00356577"/>
    <w:rsid w:val="0035702D"/>
    <w:rsid w:val="00360535"/>
    <w:rsid w:val="003628EB"/>
    <w:rsid w:val="00363602"/>
    <w:rsid w:val="003639EB"/>
    <w:rsid w:val="00364197"/>
    <w:rsid w:val="003655A5"/>
    <w:rsid w:val="003671A9"/>
    <w:rsid w:val="00372804"/>
    <w:rsid w:val="003756EB"/>
    <w:rsid w:val="003763CB"/>
    <w:rsid w:val="00380D62"/>
    <w:rsid w:val="00381001"/>
    <w:rsid w:val="0038145D"/>
    <w:rsid w:val="00382E5B"/>
    <w:rsid w:val="00383853"/>
    <w:rsid w:val="00383860"/>
    <w:rsid w:val="00384980"/>
    <w:rsid w:val="003874CB"/>
    <w:rsid w:val="0039182A"/>
    <w:rsid w:val="00391E44"/>
    <w:rsid w:val="00393CE8"/>
    <w:rsid w:val="003940D4"/>
    <w:rsid w:val="003A0AEE"/>
    <w:rsid w:val="003A7420"/>
    <w:rsid w:val="003A75E8"/>
    <w:rsid w:val="003B2723"/>
    <w:rsid w:val="003B3FFE"/>
    <w:rsid w:val="003C1744"/>
    <w:rsid w:val="003C615D"/>
    <w:rsid w:val="003D112E"/>
    <w:rsid w:val="003D12A0"/>
    <w:rsid w:val="003D1A98"/>
    <w:rsid w:val="003D3FE2"/>
    <w:rsid w:val="003D4E93"/>
    <w:rsid w:val="003D640F"/>
    <w:rsid w:val="003D7316"/>
    <w:rsid w:val="003E17F3"/>
    <w:rsid w:val="003E7051"/>
    <w:rsid w:val="003F71D6"/>
    <w:rsid w:val="003F75D5"/>
    <w:rsid w:val="003F7D7E"/>
    <w:rsid w:val="004019A9"/>
    <w:rsid w:val="00402953"/>
    <w:rsid w:val="00410A00"/>
    <w:rsid w:val="0041108E"/>
    <w:rsid w:val="004127AE"/>
    <w:rsid w:val="0041399D"/>
    <w:rsid w:val="00416643"/>
    <w:rsid w:val="00417315"/>
    <w:rsid w:val="00420CA6"/>
    <w:rsid w:val="00422716"/>
    <w:rsid w:val="004253B7"/>
    <w:rsid w:val="00425521"/>
    <w:rsid w:val="004423FC"/>
    <w:rsid w:val="0044242A"/>
    <w:rsid w:val="00442439"/>
    <w:rsid w:val="00444E10"/>
    <w:rsid w:val="004462AC"/>
    <w:rsid w:val="0044635D"/>
    <w:rsid w:val="00446720"/>
    <w:rsid w:val="004503B3"/>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94F2E"/>
    <w:rsid w:val="00497FAC"/>
    <w:rsid w:val="004A0234"/>
    <w:rsid w:val="004A0EE6"/>
    <w:rsid w:val="004A11FE"/>
    <w:rsid w:val="004A6349"/>
    <w:rsid w:val="004A7ADD"/>
    <w:rsid w:val="004B24BC"/>
    <w:rsid w:val="004B30CA"/>
    <w:rsid w:val="004B3FB8"/>
    <w:rsid w:val="004C23B8"/>
    <w:rsid w:val="004C41FA"/>
    <w:rsid w:val="004C6BFB"/>
    <w:rsid w:val="004D0892"/>
    <w:rsid w:val="004D0B9B"/>
    <w:rsid w:val="004D2186"/>
    <w:rsid w:val="004D67B3"/>
    <w:rsid w:val="004F105E"/>
    <w:rsid w:val="004F2C2F"/>
    <w:rsid w:val="004F7211"/>
    <w:rsid w:val="00500D8B"/>
    <w:rsid w:val="00504A78"/>
    <w:rsid w:val="00505244"/>
    <w:rsid w:val="00506758"/>
    <w:rsid w:val="00510D59"/>
    <w:rsid w:val="00512EC6"/>
    <w:rsid w:val="005151B5"/>
    <w:rsid w:val="00517856"/>
    <w:rsid w:val="005206B2"/>
    <w:rsid w:val="00523407"/>
    <w:rsid w:val="00523A05"/>
    <w:rsid w:val="00525891"/>
    <w:rsid w:val="00527F31"/>
    <w:rsid w:val="0053363E"/>
    <w:rsid w:val="005336C5"/>
    <w:rsid w:val="00540BCE"/>
    <w:rsid w:val="00541F28"/>
    <w:rsid w:val="0054241F"/>
    <w:rsid w:val="00544535"/>
    <w:rsid w:val="0054746D"/>
    <w:rsid w:val="005558DA"/>
    <w:rsid w:val="00555F01"/>
    <w:rsid w:val="0055767F"/>
    <w:rsid w:val="00564E0C"/>
    <w:rsid w:val="00566CE5"/>
    <w:rsid w:val="005722AA"/>
    <w:rsid w:val="005728D0"/>
    <w:rsid w:val="00574A2F"/>
    <w:rsid w:val="005762F3"/>
    <w:rsid w:val="00577564"/>
    <w:rsid w:val="00577FB4"/>
    <w:rsid w:val="00581E03"/>
    <w:rsid w:val="00583985"/>
    <w:rsid w:val="00583C26"/>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3311"/>
    <w:rsid w:val="005B62EC"/>
    <w:rsid w:val="005C047E"/>
    <w:rsid w:val="005C11FA"/>
    <w:rsid w:val="005C261D"/>
    <w:rsid w:val="005C3781"/>
    <w:rsid w:val="005C3955"/>
    <w:rsid w:val="005C4C54"/>
    <w:rsid w:val="005C6411"/>
    <w:rsid w:val="005D0EDF"/>
    <w:rsid w:val="005D3ACC"/>
    <w:rsid w:val="005D6C52"/>
    <w:rsid w:val="005E0BAE"/>
    <w:rsid w:val="005E0E65"/>
    <w:rsid w:val="005E1970"/>
    <w:rsid w:val="005E36FF"/>
    <w:rsid w:val="005E4C52"/>
    <w:rsid w:val="005E5941"/>
    <w:rsid w:val="005F36BF"/>
    <w:rsid w:val="005F7D12"/>
    <w:rsid w:val="006029D1"/>
    <w:rsid w:val="00604D84"/>
    <w:rsid w:val="00607722"/>
    <w:rsid w:val="0062116B"/>
    <w:rsid w:val="00622CC0"/>
    <w:rsid w:val="0062439C"/>
    <w:rsid w:val="0062501A"/>
    <w:rsid w:val="00625520"/>
    <w:rsid w:val="006259D1"/>
    <w:rsid w:val="00627F12"/>
    <w:rsid w:val="0063180F"/>
    <w:rsid w:val="00631923"/>
    <w:rsid w:val="00632C12"/>
    <w:rsid w:val="0064019E"/>
    <w:rsid w:val="0064321C"/>
    <w:rsid w:val="00647B74"/>
    <w:rsid w:val="00650847"/>
    <w:rsid w:val="00650AC5"/>
    <w:rsid w:val="00652438"/>
    <w:rsid w:val="00653552"/>
    <w:rsid w:val="00654C7D"/>
    <w:rsid w:val="0065507F"/>
    <w:rsid w:val="0065710F"/>
    <w:rsid w:val="00660B10"/>
    <w:rsid w:val="0066211B"/>
    <w:rsid w:val="00663B0C"/>
    <w:rsid w:val="00670377"/>
    <w:rsid w:val="00677099"/>
    <w:rsid w:val="006772E7"/>
    <w:rsid w:val="00680E60"/>
    <w:rsid w:val="00687034"/>
    <w:rsid w:val="006873AA"/>
    <w:rsid w:val="006874AA"/>
    <w:rsid w:val="006900CA"/>
    <w:rsid w:val="006920B0"/>
    <w:rsid w:val="00692183"/>
    <w:rsid w:val="00692985"/>
    <w:rsid w:val="006932A5"/>
    <w:rsid w:val="006934C7"/>
    <w:rsid w:val="006A0B53"/>
    <w:rsid w:val="006A190F"/>
    <w:rsid w:val="006A3523"/>
    <w:rsid w:val="006B0525"/>
    <w:rsid w:val="006B24AE"/>
    <w:rsid w:val="006B6C9F"/>
    <w:rsid w:val="006C28CF"/>
    <w:rsid w:val="006C2A2F"/>
    <w:rsid w:val="006C599B"/>
    <w:rsid w:val="006D02FC"/>
    <w:rsid w:val="006D096B"/>
    <w:rsid w:val="006D0CFD"/>
    <w:rsid w:val="006D2F5B"/>
    <w:rsid w:val="006D446E"/>
    <w:rsid w:val="006D4A1A"/>
    <w:rsid w:val="006D6A18"/>
    <w:rsid w:val="006D6BB5"/>
    <w:rsid w:val="006D7BFC"/>
    <w:rsid w:val="006E299A"/>
    <w:rsid w:val="006F638E"/>
    <w:rsid w:val="006F6F42"/>
    <w:rsid w:val="0070502C"/>
    <w:rsid w:val="007074FD"/>
    <w:rsid w:val="0070798C"/>
    <w:rsid w:val="00720592"/>
    <w:rsid w:val="00721E50"/>
    <w:rsid w:val="00722FB0"/>
    <w:rsid w:val="00723860"/>
    <w:rsid w:val="007268F5"/>
    <w:rsid w:val="00731792"/>
    <w:rsid w:val="00732067"/>
    <w:rsid w:val="00733CFB"/>
    <w:rsid w:val="00735141"/>
    <w:rsid w:val="0074666A"/>
    <w:rsid w:val="00754771"/>
    <w:rsid w:val="007573E5"/>
    <w:rsid w:val="007602F4"/>
    <w:rsid w:val="00764CFC"/>
    <w:rsid w:val="00765478"/>
    <w:rsid w:val="00765EFC"/>
    <w:rsid w:val="00767D54"/>
    <w:rsid w:val="00777554"/>
    <w:rsid w:val="00777FC6"/>
    <w:rsid w:val="0078331C"/>
    <w:rsid w:val="007847B4"/>
    <w:rsid w:val="00785008"/>
    <w:rsid w:val="00786FBC"/>
    <w:rsid w:val="007908A3"/>
    <w:rsid w:val="00791AA8"/>
    <w:rsid w:val="00791FC4"/>
    <w:rsid w:val="00795E68"/>
    <w:rsid w:val="00796645"/>
    <w:rsid w:val="00797CC2"/>
    <w:rsid w:val="00797D6C"/>
    <w:rsid w:val="007A1AE0"/>
    <w:rsid w:val="007A3BCE"/>
    <w:rsid w:val="007B0961"/>
    <w:rsid w:val="007B42EE"/>
    <w:rsid w:val="007B5378"/>
    <w:rsid w:val="007C0AEB"/>
    <w:rsid w:val="007C4264"/>
    <w:rsid w:val="007C5254"/>
    <w:rsid w:val="007C6BED"/>
    <w:rsid w:val="007D55B1"/>
    <w:rsid w:val="007D57A8"/>
    <w:rsid w:val="007E0556"/>
    <w:rsid w:val="007E44F5"/>
    <w:rsid w:val="007E6597"/>
    <w:rsid w:val="007F0C04"/>
    <w:rsid w:val="007F2F1F"/>
    <w:rsid w:val="007F4EC6"/>
    <w:rsid w:val="007F7FD1"/>
    <w:rsid w:val="0080221D"/>
    <w:rsid w:val="00802FF6"/>
    <w:rsid w:val="00803F2B"/>
    <w:rsid w:val="00804D69"/>
    <w:rsid w:val="008053A6"/>
    <w:rsid w:val="00805B41"/>
    <w:rsid w:val="008105D3"/>
    <w:rsid w:val="00814D2E"/>
    <w:rsid w:val="008158A3"/>
    <w:rsid w:val="008166F7"/>
    <w:rsid w:val="008208C7"/>
    <w:rsid w:val="00825012"/>
    <w:rsid w:val="008310FF"/>
    <w:rsid w:val="00833C2D"/>
    <w:rsid w:val="0084556B"/>
    <w:rsid w:val="008465D7"/>
    <w:rsid w:val="0084716E"/>
    <w:rsid w:val="00853F30"/>
    <w:rsid w:val="008540B3"/>
    <w:rsid w:val="0085574D"/>
    <w:rsid w:val="00855E21"/>
    <w:rsid w:val="00856CFF"/>
    <w:rsid w:val="0086016B"/>
    <w:rsid w:val="00860963"/>
    <w:rsid w:val="008612B0"/>
    <w:rsid w:val="00864000"/>
    <w:rsid w:val="00865D5B"/>
    <w:rsid w:val="00866299"/>
    <w:rsid w:val="008773E5"/>
    <w:rsid w:val="00881AEC"/>
    <w:rsid w:val="00887BB0"/>
    <w:rsid w:val="0089022F"/>
    <w:rsid w:val="00896F76"/>
    <w:rsid w:val="008A05F2"/>
    <w:rsid w:val="008A240F"/>
    <w:rsid w:val="008B116A"/>
    <w:rsid w:val="008B46A7"/>
    <w:rsid w:val="008B5F7B"/>
    <w:rsid w:val="008B7348"/>
    <w:rsid w:val="008C075C"/>
    <w:rsid w:val="008C093B"/>
    <w:rsid w:val="008C5AA7"/>
    <w:rsid w:val="008C6D05"/>
    <w:rsid w:val="008D1510"/>
    <w:rsid w:val="008D384B"/>
    <w:rsid w:val="008D3922"/>
    <w:rsid w:val="008D44E3"/>
    <w:rsid w:val="008D4E58"/>
    <w:rsid w:val="008D7A2F"/>
    <w:rsid w:val="008E2ED6"/>
    <w:rsid w:val="008E4786"/>
    <w:rsid w:val="008E4A98"/>
    <w:rsid w:val="008E5D55"/>
    <w:rsid w:val="008F26AD"/>
    <w:rsid w:val="008F2FB3"/>
    <w:rsid w:val="008F73C7"/>
    <w:rsid w:val="008F78D5"/>
    <w:rsid w:val="00902F55"/>
    <w:rsid w:val="0090470C"/>
    <w:rsid w:val="00906198"/>
    <w:rsid w:val="00911CA6"/>
    <w:rsid w:val="00917250"/>
    <w:rsid w:val="0091745E"/>
    <w:rsid w:val="009233F5"/>
    <w:rsid w:val="00926D5C"/>
    <w:rsid w:val="009354A0"/>
    <w:rsid w:val="009360D1"/>
    <w:rsid w:val="009364DE"/>
    <w:rsid w:val="00947BF1"/>
    <w:rsid w:val="00950F2C"/>
    <w:rsid w:val="009512A7"/>
    <w:rsid w:val="009543EE"/>
    <w:rsid w:val="00956FF9"/>
    <w:rsid w:val="00957139"/>
    <w:rsid w:val="00963EF7"/>
    <w:rsid w:val="00967599"/>
    <w:rsid w:val="009702DE"/>
    <w:rsid w:val="00971B64"/>
    <w:rsid w:val="00973331"/>
    <w:rsid w:val="00976266"/>
    <w:rsid w:val="00977BEF"/>
    <w:rsid w:val="00980BE6"/>
    <w:rsid w:val="0098218D"/>
    <w:rsid w:val="00990E54"/>
    <w:rsid w:val="009A239C"/>
    <w:rsid w:val="009A3976"/>
    <w:rsid w:val="009A3AAF"/>
    <w:rsid w:val="009A3EAE"/>
    <w:rsid w:val="009A4956"/>
    <w:rsid w:val="009A50D3"/>
    <w:rsid w:val="009A6156"/>
    <w:rsid w:val="009A7747"/>
    <w:rsid w:val="009A7DCC"/>
    <w:rsid w:val="009B0652"/>
    <w:rsid w:val="009B23BA"/>
    <w:rsid w:val="009B271F"/>
    <w:rsid w:val="009B2AEC"/>
    <w:rsid w:val="009B2C68"/>
    <w:rsid w:val="009B6ADC"/>
    <w:rsid w:val="009C3329"/>
    <w:rsid w:val="009C4DE4"/>
    <w:rsid w:val="009C7A8C"/>
    <w:rsid w:val="009D0761"/>
    <w:rsid w:val="009D219C"/>
    <w:rsid w:val="009D2CDF"/>
    <w:rsid w:val="009D72AA"/>
    <w:rsid w:val="009E393C"/>
    <w:rsid w:val="009E6008"/>
    <w:rsid w:val="009E6385"/>
    <w:rsid w:val="009F0268"/>
    <w:rsid w:val="009F4313"/>
    <w:rsid w:val="009F494B"/>
    <w:rsid w:val="009F77E4"/>
    <w:rsid w:val="00A009EA"/>
    <w:rsid w:val="00A01842"/>
    <w:rsid w:val="00A01C54"/>
    <w:rsid w:val="00A07761"/>
    <w:rsid w:val="00A12D02"/>
    <w:rsid w:val="00A139C5"/>
    <w:rsid w:val="00A17980"/>
    <w:rsid w:val="00A21E33"/>
    <w:rsid w:val="00A21E81"/>
    <w:rsid w:val="00A23A7F"/>
    <w:rsid w:val="00A25047"/>
    <w:rsid w:val="00A30934"/>
    <w:rsid w:val="00A33184"/>
    <w:rsid w:val="00A36342"/>
    <w:rsid w:val="00A42896"/>
    <w:rsid w:val="00A43179"/>
    <w:rsid w:val="00A46706"/>
    <w:rsid w:val="00A4771A"/>
    <w:rsid w:val="00A50D78"/>
    <w:rsid w:val="00A52005"/>
    <w:rsid w:val="00A53223"/>
    <w:rsid w:val="00A57BE7"/>
    <w:rsid w:val="00A6563F"/>
    <w:rsid w:val="00A67F48"/>
    <w:rsid w:val="00A704D5"/>
    <w:rsid w:val="00A70752"/>
    <w:rsid w:val="00A752AC"/>
    <w:rsid w:val="00A7774E"/>
    <w:rsid w:val="00A869CB"/>
    <w:rsid w:val="00A86C97"/>
    <w:rsid w:val="00A86DE0"/>
    <w:rsid w:val="00A86E28"/>
    <w:rsid w:val="00A92AC5"/>
    <w:rsid w:val="00A93907"/>
    <w:rsid w:val="00A93E28"/>
    <w:rsid w:val="00A9685C"/>
    <w:rsid w:val="00AA701D"/>
    <w:rsid w:val="00AB4207"/>
    <w:rsid w:val="00AD0FD6"/>
    <w:rsid w:val="00AD190B"/>
    <w:rsid w:val="00AD4C07"/>
    <w:rsid w:val="00AD7994"/>
    <w:rsid w:val="00AE31C7"/>
    <w:rsid w:val="00AE3911"/>
    <w:rsid w:val="00AE709A"/>
    <w:rsid w:val="00AF7E75"/>
    <w:rsid w:val="00B00868"/>
    <w:rsid w:val="00B06847"/>
    <w:rsid w:val="00B07042"/>
    <w:rsid w:val="00B071FD"/>
    <w:rsid w:val="00B1362C"/>
    <w:rsid w:val="00B159DB"/>
    <w:rsid w:val="00B24F0E"/>
    <w:rsid w:val="00B333BD"/>
    <w:rsid w:val="00B40077"/>
    <w:rsid w:val="00B42160"/>
    <w:rsid w:val="00B45A43"/>
    <w:rsid w:val="00B45D4C"/>
    <w:rsid w:val="00B5501D"/>
    <w:rsid w:val="00B61668"/>
    <w:rsid w:val="00B67865"/>
    <w:rsid w:val="00B70AB8"/>
    <w:rsid w:val="00B7110A"/>
    <w:rsid w:val="00B73845"/>
    <w:rsid w:val="00B76BA6"/>
    <w:rsid w:val="00B76BE5"/>
    <w:rsid w:val="00B82219"/>
    <w:rsid w:val="00B85469"/>
    <w:rsid w:val="00B902AE"/>
    <w:rsid w:val="00B9337F"/>
    <w:rsid w:val="00B94BF5"/>
    <w:rsid w:val="00B958C0"/>
    <w:rsid w:val="00B979BB"/>
    <w:rsid w:val="00B97F8D"/>
    <w:rsid w:val="00BA0D9F"/>
    <w:rsid w:val="00BA7B2F"/>
    <w:rsid w:val="00BB4689"/>
    <w:rsid w:val="00BB5D21"/>
    <w:rsid w:val="00BB6C89"/>
    <w:rsid w:val="00BC1036"/>
    <w:rsid w:val="00BC14E7"/>
    <w:rsid w:val="00BC2D8F"/>
    <w:rsid w:val="00BC3FA6"/>
    <w:rsid w:val="00BC4302"/>
    <w:rsid w:val="00BC4CD2"/>
    <w:rsid w:val="00BC675F"/>
    <w:rsid w:val="00BD0C0F"/>
    <w:rsid w:val="00BD13D0"/>
    <w:rsid w:val="00BD2E2F"/>
    <w:rsid w:val="00BD3F37"/>
    <w:rsid w:val="00BD6B49"/>
    <w:rsid w:val="00BE0B38"/>
    <w:rsid w:val="00BE4777"/>
    <w:rsid w:val="00BE4CC4"/>
    <w:rsid w:val="00BE72C7"/>
    <w:rsid w:val="00BE774A"/>
    <w:rsid w:val="00BF2AA8"/>
    <w:rsid w:val="00BF47AC"/>
    <w:rsid w:val="00C017C5"/>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0DC4"/>
    <w:rsid w:val="00C52B44"/>
    <w:rsid w:val="00C557BA"/>
    <w:rsid w:val="00C55C70"/>
    <w:rsid w:val="00C56EF3"/>
    <w:rsid w:val="00C57B14"/>
    <w:rsid w:val="00C65B54"/>
    <w:rsid w:val="00C6727B"/>
    <w:rsid w:val="00C73496"/>
    <w:rsid w:val="00C74121"/>
    <w:rsid w:val="00C74475"/>
    <w:rsid w:val="00C74538"/>
    <w:rsid w:val="00C74BFC"/>
    <w:rsid w:val="00C74C7A"/>
    <w:rsid w:val="00C756E8"/>
    <w:rsid w:val="00C81E21"/>
    <w:rsid w:val="00C8361D"/>
    <w:rsid w:val="00C85211"/>
    <w:rsid w:val="00C868DA"/>
    <w:rsid w:val="00C93054"/>
    <w:rsid w:val="00C95A94"/>
    <w:rsid w:val="00C96821"/>
    <w:rsid w:val="00CA0618"/>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13868"/>
    <w:rsid w:val="00D210E0"/>
    <w:rsid w:val="00D26E50"/>
    <w:rsid w:val="00D30B3E"/>
    <w:rsid w:val="00D321C7"/>
    <w:rsid w:val="00D361A8"/>
    <w:rsid w:val="00D41CF4"/>
    <w:rsid w:val="00D41DE3"/>
    <w:rsid w:val="00D44556"/>
    <w:rsid w:val="00D44AB6"/>
    <w:rsid w:val="00D45F11"/>
    <w:rsid w:val="00D45F7B"/>
    <w:rsid w:val="00D518FB"/>
    <w:rsid w:val="00D525E3"/>
    <w:rsid w:val="00D54DB4"/>
    <w:rsid w:val="00D56750"/>
    <w:rsid w:val="00D56867"/>
    <w:rsid w:val="00D623F3"/>
    <w:rsid w:val="00D62A61"/>
    <w:rsid w:val="00D6707B"/>
    <w:rsid w:val="00D70B90"/>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1BAD"/>
    <w:rsid w:val="00DC59D1"/>
    <w:rsid w:val="00DC7D0F"/>
    <w:rsid w:val="00DD2B2D"/>
    <w:rsid w:val="00DD6641"/>
    <w:rsid w:val="00DE168E"/>
    <w:rsid w:val="00DF11D0"/>
    <w:rsid w:val="00DF172F"/>
    <w:rsid w:val="00DF17BF"/>
    <w:rsid w:val="00DF2140"/>
    <w:rsid w:val="00DF36E7"/>
    <w:rsid w:val="00DF49FE"/>
    <w:rsid w:val="00DF56B6"/>
    <w:rsid w:val="00DF65DE"/>
    <w:rsid w:val="00E018B3"/>
    <w:rsid w:val="00E02368"/>
    <w:rsid w:val="00E07306"/>
    <w:rsid w:val="00E119C1"/>
    <w:rsid w:val="00E12A76"/>
    <w:rsid w:val="00E12DAF"/>
    <w:rsid w:val="00E15E99"/>
    <w:rsid w:val="00E1687C"/>
    <w:rsid w:val="00E213C4"/>
    <w:rsid w:val="00E2413A"/>
    <w:rsid w:val="00E25C96"/>
    <w:rsid w:val="00E3158C"/>
    <w:rsid w:val="00E35052"/>
    <w:rsid w:val="00E35309"/>
    <w:rsid w:val="00E356FE"/>
    <w:rsid w:val="00E41196"/>
    <w:rsid w:val="00E41B4F"/>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6C0D"/>
    <w:rsid w:val="00E91452"/>
    <w:rsid w:val="00EA0A33"/>
    <w:rsid w:val="00EA5D2D"/>
    <w:rsid w:val="00EB0BA5"/>
    <w:rsid w:val="00EB3128"/>
    <w:rsid w:val="00EB7F44"/>
    <w:rsid w:val="00EC189B"/>
    <w:rsid w:val="00EC3F6B"/>
    <w:rsid w:val="00EC5C8C"/>
    <w:rsid w:val="00EC7BD8"/>
    <w:rsid w:val="00ED04DC"/>
    <w:rsid w:val="00ED0B50"/>
    <w:rsid w:val="00ED1033"/>
    <w:rsid w:val="00ED3993"/>
    <w:rsid w:val="00ED4B30"/>
    <w:rsid w:val="00ED5206"/>
    <w:rsid w:val="00ED72C1"/>
    <w:rsid w:val="00ED788C"/>
    <w:rsid w:val="00EE0C3E"/>
    <w:rsid w:val="00EE1CF4"/>
    <w:rsid w:val="00EE46FF"/>
    <w:rsid w:val="00EE4709"/>
    <w:rsid w:val="00EE6643"/>
    <w:rsid w:val="00EE71F1"/>
    <w:rsid w:val="00EF051A"/>
    <w:rsid w:val="00EF1336"/>
    <w:rsid w:val="00EF1E4E"/>
    <w:rsid w:val="00EF5447"/>
    <w:rsid w:val="00F06E6E"/>
    <w:rsid w:val="00F11CFC"/>
    <w:rsid w:val="00F21756"/>
    <w:rsid w:val="00F22CEC"/>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75762"/>
    <w:rsid w:val="00F817DE"/>
    <w:rsid w:val="00F835C7"/>
    <w:rsid w:val="00F90B52"/>
    <w:rsid w:val="00F91E50"/>
    <w:rsid w:val="00F91F7C"/>
    <w:rsid w:val="00F9337E"/>
    <w:rsid w:val="00F97224"/>
    <w:rsid w:val="00FA1152"/>
    <w:rsid w:val="00FA186C"/>
    <w:rsid w:val="00FA1E7F"/>
    <w:rsid w:val="00FA2D02"/>
    <w:rsid w:val="00FA4D0F"/>
    <w:rsid w:val="00FA7965"/>
    <w:rsid w:val="00FB3B21"/>
    <w:rsid w:val="00FB738B"/>
    <w:rsid w:val="00FC4A99"/>
    <w:rsid w:val="00FC5334"/>
    <w:rsid w:val="00FC5379"/>
    <w:rsid w:val="00FC5574"/>
    <w:rsid w:val="00FC6EA1"/>
    <w:rsid w:val="00FD44FC"/>
    <w:rsid w:val="00FD5695"/>
    <w:rsid w:val="00FD7030"/>
    <w:rsid w:val="00FD7B44"/>
    <w:rsid w:val="00FE0E6E"/>
    <w:rsid w:val="00FE3160"/>
    <w:rsid w:val="00FE5536"/>
    <w:rsid w:val="00FF0F47"/>
    <w:rsid w:val="00FF11D7"/>
    <w:rsid w:val="016EE3F0"/>
    <w:rsid w:val="01AE416E"/>
    <w:rsid w:val="02402127"/>
    <w:rsid w:val="03045881"/>
    <w:rsid w:val="03858050"/>
    <w:rsid w:val="0540B4A4"/>
    <w:rsid w:val="06437347"/>
    <w:rsid w:val="0650BB9F"/>
    <w:rsid w:val="076058A8"/>
    <w:rsid w:val="07758534"/>
    <w:rsid w:val="097ED1DF"/>
    <w:rsid w:val="0AF809DB"/>
    <w:rsid w:val="0BEF30FF"/>
    <w:rsid w:val="0D560FA7"/>
    <w:rsid w:val="0D71E953"/>
    <w:rsid w:val="0DAF0609"/>
    <w:rsid w:val="0F4E6D9A"/>
    <w:rsid w:val="0F7589E1"/>
    <w:rsid w:val="101E2A8B"/>
    <w:rsid w:val="105E7DC7"/>
    <w:rsid w:val="1119C82A"/>
    <w:rsid w:val="12A1A893"/>
    <w:rsid w:val="12F638AE"/>
    <w:rsid w:val="15289AAA"/>
    <w:rsid w:val="1659D5E0"/>
    <w:rsid w:val="188E269D"/>
    <w:rsid w:val="18D30B78"/>
    <w:rsid w:val="190BFE1E"/>
    <w:rsid w:val="19436D66"/>
    <w:rsid w:val="1A56C891"/>
    <w:rsid w:val="1AC1B61D"/>
    <w:rsid w:val="1B0E9DC5"/>
    <w:rsid w:val="1B15AC67"/>
    <w:rsid w:val="1CC149D9"/>
    <w:rsid w:val="1DD19EB0"/>
    <w:rsid w:val="1E17D1CF"/>
    <w:rsid w:val="1E3A8506"/>
    <w:rsid w:val="1FC49459"/>
    <w:rsid w:val="1FEDF6BF"/>
    <w:rsid w:val="1FEE7692"/>
    <w:rsid w:val="20509635"/>
    <w:rsid w:val="205E0E8A"/>
    <w:rsid w:val="210E4E30"/>
    <w:rsid w:val="21EF27B1"/>
    <w:rsid w:val="2257F883"/>
    <w:rsid w:val="23BB80F3"/>
    <w:rsid w:val="24F75BE2"/>
    <w:rsid w:val="2537F296"/>
    <w:rsid w:val="25A1703D"/>
    <w:rsid w:val="2870FC97"/>
    <w:rsid w:val="2AB1BFD4"/>
    <w:rsid w:val="2B214534"/>
    <w:rsid w:val="2B252DEF"/>
    <w:rsid w:val="2C1DE93E"/>
    <w:rsid w:val="2C4EB587"/>
    <w:rsid w:val="2C998CF8"/>
    <w:rsid w:val="2D199026"/>
    <w:rsid w:val="2D75E5E7"/>
    <w:rsid w:val="2EA3C4AF"/>
    <w:rsid w:val="2EFFB827"/>
    <w:rsid w:val="2FBF21A9"/>
    <w:rsid w:val="30DB535B"/>
    <w:rsid w:val="327F6978"/>
    <w:rsid w:val="33C97C4C"/>
    <w:rsid w:val="3403A7E3"/>
    <w:rsid w:val="35A9417C"/>
    <w:rsid w:val="360F8841"/>
    <w:rsid w:val="36B6E9A4"/>
    <w:rsid w:val="36C29FDF"/>
    <w:rsid w:val="36FA6746"/>
    <w:rsid w:val="378671FE"/>
    <w:rsid w:val="37872D75"/>
    <w:rsid w:val="380CA214"/>
    <w:rsid w:val="38C4EEDA"/>
    <w:rsid w:val="38E1551B"/>
    <w:rsid w:val="39B0C524"/>
    <w:rsid w:val="39C6FDCB"/>
    <w:rsid w:val="3A66D595"/>
    <w:rsid w:val="3A8F6BAD"/>
    <w:rsid w:val="3AD3C617"/>
    <w:rsid w:val="3AFA11E8"/>
    <w:rsid w:val="3C0792C6"/>
    <w:rsid w:val="3D1006CB"/>
    <w:rsid w:val="3DA6A36B"/>
    <w:rsid w:val="3F543606"/>
    <w:rsid w:val="3F759C11"/>
    <w:rsid w:val="3FCC3261"/>
    <w:rsid w:val="3FD9F268"/>
    <w:rsid w:val="4024BBB1"/>
    <w:rsid w:val="41131F06"/>
    <w:rsid w:val="4546EF33"/>
    <w:rsid w:val="457D6B24"/>
    <w:rsid w:val="477B122E"/>
    <w:rsid w:val="47C9E864"/>
    <w:rsid w:val="488B5259"/>
    <w:rsid w:val="497AF31A"/>
    <w:rsid w:val="49BF8F02"/>
    <w:rsid w:val="4A4CA4B4"/>
    <w:rsid w:val="4A702F83"/>
    <w:rsid w:val="4BD56589"/>
    <w:rsid w:val="4D72D261"/>
    <w:rsid w:val="4DCFBC9E"/>
    <w:rsid w:val="4E2106B7"/>
    <w:rsid w:val="4E33AE2F"/>
    <w:rsid w:val="4F4B35E7"/>
    <w:rsid w:val="4F566CD9"/>
    <w:rsid w:val="4F6B25F6"/>
    <w:rsid w:val="4F748B40"/>
    <w:rsid w:val="50F7FB58"/>
    <w:rsid w:val="515EE4B7"/>
    <w:rsid w:val="51630CA6"/>
    <w:rsid w:val="52C1EA4C"/>
    <w:rsid w:val="53521A46"/>
    <w:rsid w:val="53D719D4"/>
    <w:rsid w:val="554B18DE"/>
    <w:rsid w:val="562000E2"/>
    <w:rsid w:val="563E4BCA"/>
    <w:rsid w:val="56EC1B62"/>
    <w:rsid w:val="56F55480"/>
    <w:rsid w:val="57286358"/>
    <w:rsid w:val="574601A7"/>
    <w:rsid w:val="5772401A"/>
    <w:rsid w:val="57EC93C9"/>
    <w:rsid w:val="57F11E8A"/>
    <w:rsid w:val="5824B6BD"/>
    <w:rsid w:val="5938FD49"/>
    <w:rsid w:val="593D6985"/>
    <w:rsid w:val="59B85022"/>
    <w:rsid w:val="5A34C396"/>
    <w:rsid w:val="5B50E6E7"/>
    <w:rsid w:val="5B619854"/>
    <w:rsid w:val="5C54F5DB"/>
    <w:rsid w:val="5C86E838"/>
    <w:rsid w:val="5CA41443"/>
    <w:rsid w:val="5DA071B2"/>
    <w:rsid w:val="5DFC0B79"/>
    <w:rsid w:val="5E134951"/>
    <w:rsid w:val="5E53C399"/>
    <w:rsid w:val="5ED2E8AF"/>
    <w:rsid w:val="60E3450E"/>
    <w:rsid w:val="61575F97"/>
    <w:rsid w:val="61E02821"/>
    <w:rsid w:val="63182E47"/>
    <w:rsid w:val="6375A82C"/>
    <w:rsid w:val="63ABA0B9"/>
    <w:rsid w:val="6414BB17"/>
    <w:rsid w:val="643D11AB"/>
    <w:rsid w:val="647165AA"/>
    <w:rsid w:val="64C08E48"/>
    <w:rsid w:val="651C4CC3"/>
    <w:rsid w:val="661187F6"/>
    <w:rsid w:val="66F234A0"/>
    <w:rsid w:val="67F19902"/>
    <w:rsid w:val="68F31B5E"/>
    <w:rsid w:val="694E0357"/>
    <w:rsid w:val="6ADE4C9D"/>
    <w:rsid w:val="6B1288D3"/>
    <w:rsid w:val="6C43B8AE"/>
    <w:rsid w:val="6D008193"/>
    <w:rsid w:val="6F7384E6"/>
    <w:rsid w:val="6F783C6E"/>
    <w:rsid w:val="6F7AADCC"/>
    <w:rsid w:val="707D492E"/>
    <w:rsid w:val="708690DA"/>
    <w:rsid w:val="70B97BA6"/>
    <w:rsid w:val="710ABF4A"/>
    <w:rsid w:val="71C2684D"/>
    <w:rsid w:val="7209C51F"/>
    <w:rsid w:val="72683DCD"/>
    <w:rsid w:val="729E1C12"/>
    <w:rsid w:val="72DB5DC2"/>
    <w:rsid w:val="74F6C8CF"/>
    <w:rsid w:val="753D92EA"/>
    <w:rsid w:val="757F9997"/>
    <w:rsid w:val="758AA849"/>
    <w:rsid w:val="764D96C3"/>
    <w:rsid w:val="76869665"/>
    <w:rsid w:val="76A6CAB5"/>
    <w:rsid w:val="78385DB8"/>
    <w:rsid w:val="78ECFFD1"/>
    <w:rsid w:val="797755BE"/>
    <w:rsid w:val="7A27C78D"/>
    <w:rsid w:val="7A8C6B44"/>
    <w:rsid w:val="7AF4EBB7"/>
    <w:rsid w:val="7B296433"/>
    <w:rsid w:val="7C16D638"/>
    <w:rsid w:val="7C3E58F7"/>
    <w:rsid w:val="7C4C7591"/>
    <w:rsid w:val="7C4E0DFD"/>
    <w:rsid w:val="7C55B45F"/>
    <w:rsid w:val="7CAED4FD"/>
    <w:rsid w:val="7CF91CEE"/>
    <w:rsid w:val="7D081A30"/>
    <w:rsid w:val="7E68A59D"/>
    <w:rsid w:val="7EC77A74"/>
    <w:rsid w:val="7F708C38"/>
    <w:rsid w:val="7F8F1867"/>
    <w:rsid w:val="7FAA1D6B"/>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9985C49"/>
  <w15:chartTrackingRefBased/>
  <w15:docId w15:val="{E0589A55-0A61-4542-A15C-290C3351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NoSpace">
    <w:name w:val="H1_No Space"/>
    <w:basedOn w:val="H1"/>
    <w:rsid w:val="00EC3F6B"/>
    <w:p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NoSpace">
    <w:name w:val="H2_No Space"/>
    <w:basedOn w:val="H2"/>
    <w:rsid w:val="00BE0B38"/>
    <w:pPr>
      <w:spacing w:before="120"/>
    </w:p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14"/>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character" w:styleId="UnresolvedMention">
    <w:name w:val="Unresolved Mention"/>
    <w:uiPriority w:val="99"/>
    <w:semiHidden/>
    <w:unhideWhenUsed/>
    <w:rsid w:val="005C4C54"/>
    <w:rPr>
      <w:color w:val="605E5C"/>
      <w:shd w:val="clear" w:color="auto" w:fill="E1DFDD"/>
    </w:rPr>
  </w:style>
  <w:style w:type="character" w:customStyle="1" w:styleId="agcmg">
    <w:name w:val="a_gcmg"/>
    <w:basedOn w:val="DefaultParagraphFont"/>
    <w:rsid w:val="00141A11"/>
  </w:style>
  <w:style w:type="character" w:customStyle="1" w:styleId="FooterChar">
    <w:name w:val="Footer Char"/>
    <w:link w:val="Footer"/>
    <w:uiPriority w:val="99"/>
    <w:rsid w:val="00B82219"/>
    <w:rPr>
      <w:sz w:val="24"/>
      <w:szCs w:val="24"/>
      <w:lang w:val="en-US" w:eastAsia="en-US"/>
    </w:rPr>
  </w:style>
  <w:style w:type="paragraph" w:styleId="Caption">
    <w:name w:val="caption"/>
    <w:basedOn w:val="Normal"/>
    <w:next w:val="Normal"/>
    <w:unhideWhenUsed/>
    <w:qFormat/>
    <w:rsid w:val="000302B0"/>
    <w:rPr>
      <w:b/>
      <w:bCs/>
      <w:sz w:val="20"/>
      <w:szCs w:val="20"/>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lang w:val="en-US" w:eastAsia="en-US"/>
    </w:rPr>
  </w:style>
  <w:style w:type="character" w:styleId="CommentReference">
    <w:name w:val="annotation reference"/>
    <w:rPr>
      <w:sz w:val="16"/>
      <w:szCs w:val="16"/>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D190B"/>
    <w:rPr>
      <w:color w:val="954F72"/>
      <w:u w:val="single"/>
    </w:rPr>
  </w:style>
  <w:style w:type="paragraph" w:styleId="NormalWeb">
    <w:name w:val="Normal (Web)"/>
    <w:basedOn w:val="Normal"/>
    <w:rsid w:val="00096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research.unipd.it/retrieve/6751e48a-82c6-4b6d-8132-50a38f9a61c8/tesi_definitiva_Jacopo_Giordano.pdf" TargetMode="External"/><Relationship Id="rId26" Type="http://schemas.openxmlformats.org/officeDocument/2006/relationships/hyperlink" Target="https://www.google.com/search?q=https://doi.org/10.1016/j.gmod.2011.05.003" TargetMode="External"/><Relationship Id="rId3" Type="http://schemas.openxmlformats.org/officeDocument/2006/relationships/styles" Target="styles.xml"/><Relationship Id="rId21" Type="http://schemas.openxmlformats.org/officeDocument/2006/relationships/hyperlink" Target="https://doi.org/10.1177/030641901880737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oogle.com/search?q=https://doi.org/10.1109/icra57147.2024.10610252" TargetMode="External"/><Relationship Id="rId25" Type="http://schemas.openxmlformats.org/officeDocument/2006/relationships/hyperlink" Target="https://doi.org/10.3390/robotics11060137" TargetMode="External"/><Relationship Id="rId2" Type="http://schemas.openxmlformats.org/officeDocument/2006/relationships/numbering" Target="numbering.xml"/><Relationship Id="rId16" Type="http://schemas.openxmlformats.org/officeDocument/2006/relationships/hyperlink" Target="https://www.google.com/search?q=https://doi.org/10.2991/978-94-6463-518-8_50" TargetMode="External"/><Relationship Id="rId20" Type="http://schemas.openxmlformats.org/officeDocument/2006/relationships/hyperlink" Target="https://doi.org/10.3390/robotics1201002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5772/9548" TargetMode="External"/><Relationship Id="rId5" Type="http://schemas.openxmlformats.org/officeDocument/2006/relationships/webSettings" Target="webSettings.xml"/><Relationship Id="rId15" Type="http://schemas.openxmlformats.org/officeDocument/2006/relationships/hyperlink" Target="https://www.google.com/search?q=https://doi.org/10.14313/jamris_4-2016/30" TargetMode="External"/><Relationship Id="rId23" Type="http://schemas.openxmlformats.org/officeDocument/2006/relationships/hyperlink" Target="https://doi.org/10.4018/978-1-7998-6717-3.ch001"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1007/978-3-030-58653-9_29"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016/j.compedu.2011.10.006" TargetMode="External"/><Relationship Id="rId27" Type="http://schemas.openxmlformats.org/officeDocument/2006/relationships/hyperlink" Target="https://doi.org/10.1017/s026357471000038x" TargetMode="External"/><Relationship Id="rId30"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https://www.ife.p.lodz.pl/sites/default/files/pliki_publiczne/styles/large/public/loga/ife_logo.png?itok=IOg0ZJsa" TargetMode="External"/><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5EADC-3A9C-42E8-AC65-329CD57B4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5</Pages>
  <Words>2972</Words>
  <Characters>16941</Characters>
  <Application>Microsoft Office Word</Application>
  <DocSecurity>0</DocSecurity>
  <Lines>141</Lines>
  <Paragraphs>39</Paragraphs>
  <ScaleCrop>false</ScaleCrop>
  <Company>Hewlett-Packard Company</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Hlib Bokatov</cp:lastModifiedBy>
  <cp:revision>86</cp:revision>
  <cp:lastPrinted>2017-09-13T14:58:00Z</cp:lastPrinted>
  <dcterms:created xsi:type="dcterms:W3CDTF">2022-06-01T08:42:00Z</dcterms:created>
  <dcterms:modified xsi:type="dcterms:W3CDTF">2026-06-19T20:18:00Z</dcterms:modified>
</cp:coreProperties>
</file>